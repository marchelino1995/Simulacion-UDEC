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09A0" w:rsidRPr="00274538" w:rsidRDefault="000025A6" w:rsidP="0002456B">
      <w:pPr>
        <w:pStyle w:val="Ttulo1"/>
        <w:numPr>
          <w:ilvl w:val="0"/>
          <w:numId w:val="0"/>
        </w:numPr>
        <w:jc w:val="left"/>
        <w:rPr>
          <w:lang w:val="es-VE"/>
        </w:rPr>
      </w:pPr>
      <w:r w:rsidRPr="00274538">
        <w:rPr>
          <w:lang w:val="es-VE"/>
        </w:rPr>
        <w:t>C</w:t>
      </w:r>
      <w:r>
        <w:rPr>
          <w:lang w:val="es-VE"/>
        </w:rPr>
        <w:t>apí</w:t>
      </w:r>
      <w:r w:rsidRPr="00274538">
        <w:rPr>
          <w:lang w:val="es-VE"/>
        </w:rPr>
        <w:t>tulo</w:t>
      </w:r>
      <w:r w:rsidR="00043D2B">
        <w:rPr>
          <w:lang w:val="es-VE"/>
        </w:rPr>
        <w:t xml:space="preserve"> 1</w:t>
      </w:r>
      <w:r w:rsidR="008809A0" w:rsidRPr="00274538">
        <w:rPr>
          <w:lang w:val="es-VE"/>
        </w:rPr>
        <w:br/>
      </w:r>
      <w:bookmarkStart w:id="0" w:name="_Ref431844850"/>
      <w:bookmarkStart w:id="1" w:name="_Toc432342251"/>
      <w:r w:rsidRPr="00274538">
        <w:rPr>
          <w:lang w:val="es-VE"/>
        </w:rPr>
        <w:t>I</w:t>
      </w:r>
      <w:r w:rsidR="00F05882" w:rsidRPr="00274538">
        <w:rPr>
          <w:lang w:val="es-VE"/>
        </w:rPr>
        <w:t>n</w:t>
      </w:r>
      <w:r w:rsidRPr="00274538">
        <w:rPr>
          <w:lang w:val="es-VE"/>
        </w:rPr>
        <w:t>troducci</w:t>
      </w:r>
      <w:r w:rsidR="00F05882" w:rsidRPr="00274538">
        <w:rPr>
          <w:lang w:val="es-VE"/>
        </w:rPr>
        <w:t>ón a Simio:</w:t>
      </w:r>
      <w:r w:rsidR="008809A0" w:rsidRPr="00274538">
        <w:rPr>
          <w:lang w:val="es-VE"/>
        </w:rPr>
        <w:t xml:space="preserve"> </w:t>
      </w:r>
      <w:bookmarkEnd w:id="0"/>
      <w:bookmarkEnd w:id="1"/>
      <w:r w:rsidR="00F05882" w:rsidRPr="00274538">
        <w:rPr>
          <w:lang w:val="es-VE"/>
        </w:rPr>
        <w:t xml:space="preserve">La </w:t>
      </w:r>
      <w:r w:rsidR="00186FEC" w:rsidRPr="00274538">
        <w:rPr>
          <w:lang w:val="es-VE"/>
        </w:rPr>
        <w:t>heladería</w:t>
      </w:r>
    </w:p>
    <w:p w:rsidR="00CA67AA" w:rsidRPr="00274538" w:rsidRDefault="00CA67AA" w:rsidP="00B71618">
      <w:pPr>
        <w:pStyle w:val="JRQuestionStart"/>
        <w:rPr>
          <w:lang w:val="es-VE"/>
        </w:rPr>
      </w:pPr>
      <w:r w:rsidRPr="00274538">
        <w:rPr>
          <w:lang w:val="es-VE"/>
        </w:rPr>
        <w:t xml:space="preserve">La simulación es una herramienta muy útil. Todo aquel que aprende acerca de simulación se interesa </w:t>
      </w:r>
      <w:r w:rsidR="00B71618" w:rsidRPr="00274538">
        <w:rPr>
          <w:lang w:val="es-VE"/>
        </w:rPr>
        <w:t>de manera inmediata</w:t>
      </w:r>
      <w:r w:rsidRPr="00274538">
        <w:rPr>
          <w:lang w:val="es-VE"/>
        </w:rPr>
        <w:t xml:space="preserve"> debido a los diversos y amplios ámbitos en que se puede aplicar</w:t>
      </w:r>
      <w:r w:rsidR="00EF7D5D" w:rsidRPr="00274538">
        <w:rPr>
          <w:lang w:val="es-VE"/>
        </w:rPr>
        <w:t xml:space="preserve"> esta herramienta</w:t>
      </w:r>
      <w:r w:rsidRPr="00274538">
        <w:rPr>
          <w:lang w:val="es-VE"/>
        </w:rPr>
        <w:t xml:space="preserve">. </w:t>
      </w:r>
      <w:r w:rsidR="00B71618" w:rsidRPr="00274538">
        <w:rPr>
          <w:lang w:val="es-VE"/>
        </w:rPr>
        <w:t xml:space="preserve">Cualquier sistema de manufactura, producción o de servicio se puede beneficiar de una investigación basada en simulación. SIMIO puede hacer que la aplicación de simulación </w:t>
      </w:r>
      <w:r w:rsidR="00EF7D5D" w:rsidRPr="00274538">
        <w:rPr>
          <w:lang w:val="es-VE"/>
        </w:rPr>
        <w:t>no sólo sea má</w:t>
      </w:r>
      <w:r w:rsidR="00B71618" w:rsidRPr="00274538">
        <w:rPr>
          <w:lang w:val="es-VE"/>
        </w:rPr>
        <w:t>s fácil y sencilla</w:t>
      </w:r>
      <w:r w:rsidR="00EF7D5D" w:rsidRPr="00274538">
        <w:rPr>
          <w:lang w:val="es-VE"/>
        </w:rPr>
        <w:t>, sino que también</w:t>
      </w:r>
      <w:r w:rsidR="00B71618" w:rsidRPr="00274538">
        <w:rPr>
          <w:lang w:val="es-VE"/>
        </w:rPr>
        <w:t xml:space="preserve"> provee un </w:t>
      </w:r>
      <w:r w:rsidR="006F0CE4" w:rsidRPr="00274538">
        <w:rPr>
          <w:lang w:val="es-VE"/>
        </w:rPr>
        <w:t>excelente</w:t>
      </w:r>
      <w:r w:rsidR="00B71618" w:rsidRPr="00274538">
        <w:rPr>
          <w:lang w:val="es-VE"/>
        </w:rPr>
        <w:t xml:space="preserve"> enfoque</w:t>
      </w:r>
      <w:r w:rsidR="006F0CE4" w:rsidRPr="00274538">
        <w:rPr>
          <w:lang w:val="es-VE"/>
        </w:rPr>
        <w:t xml:space="preserve"> para hacer frente a problemas complejos relacionados con el diseño y mejora </w:t>
      </w:r>
      <w:r w:rsidR="00EF7D5D" w:rsidRPr="00274538">
        <w:rPr>
          <w:lang w:val="es-VE"/>
        </w:rPr>
        <w:t xml:space="preserve">de los sistemas antes mencionados. </w:t>
      </w:r>
    </w:p>
    <w:p w:rsidR="00EF7D5D" w:rsidRPr="00274538" w:rsidRDefault="00EF7D5D" w:rsidP="00B71618">
      <w:pPr>
        <w:pStyle w:val="JRQuestionStart"/>
        <w:rPr>
          <w:lang w:val="es-VE"/>
        </w:rPr>
      </w:pPr>
      <w:r w:rsidRPr="00274538">
        <w:rPr>
          <w:lang w:val="es-VE"/>
        </w:rPr>
        <w:t xml:space="preserve">Además, la simulación es divertida cuando uno es capaz de crear </w:t>
      </w:r>
      <w:r w:rsidR="006C1905" w:rsidRPr="00274538">
        <w:rPr>
          <w:lang w:val="es-VE"/>
        </w:rPr>
        <w:t>modelos que s</w:t>
      </w:r>
      <w:r w:rsidRPr="00274538">
        <w:rPr>
          <w:lang w:val="es-VE"/>
        </w:rPr>
        <w:t>on visualmente atractivos y SIMIO</w:t>
      </w:r>
      <w:r w:rsidR="004F06E7" w:rsidRPr="00274538">
        <w:rPr>
          <w:lang w:val="es-VE"/>
        </w:rPr>
        <w:t xml:space="preserve"> aumenta esa diversión al ofrecer visualización 3D (tridimensional). </w:t>
      </w:r>
      <w:r w:rsidR="002D6667" w:rsidRPr="00274538">
        <w:rPr>
          <w:lang w:val="es-VE"/>
        </w:rPr>
        <w:t>La animación n</w:t>
      </w:r>
      <w:r w:rsidR="004F06E7" w:rsidRPr="00274538">
        <w:rPr>
          <w:lang w:val="es-VE"/>
        </w:rPr>
        <w:t xml:space="preserve">o </w:t>
      </w:r>
      <w:r w:rsidR="002D6667" w:rsidRPr="00274538">
        <w:rPr>
          <w:lang w:val="es-VE"/>
        </w:rPr>
        <w:t>só</w:t>
      </w:r>
      <w:r w:rsidR="004F06E7" w:rsidRPr="00274538">
        <w:rPr>
          <w:lang w:val="es-VE"/>
        </w:rPr>
        <w:t xml:space="preserve">lo </w:t>
      </w:r>
      <w:r w:rsidR="002D6667" w:rsidRPr="00274538">
        <w:rPr>
          <w:lang w:val="es-VE"/>
        </w:rPr>
        <w:t xml:space="preserve">permite </w:t>
      </w:r>
      <w:r w:rsidR="00D3168F" w:rsidRPr="00B31370">
        <w:rPr>
          <w:lang w:val="es-VE"/>
        </w:rPr>
        <w:t>observar</w:t>
      </w:r>
      <w:r w:rsidR="002D6667" w:rsidRPr="00274538">
        <w:rPr>
          <w:lang w:val="es-VE"/>
        </w:rPr>
        <w:t xml:space="preserve"> c</w:t>
      </w:r>
      <w:r w:rsidR="006C1905" w:rsidRPr="00274538">
        <w:rPr>
          <w:lang w:val="es-VE"/>
        </w:rPr>
        <w:t>ó</w:t>
      </w:r>
      <w:r w:rsidR="002D6667" w:rsidRPr="00274538">
        <w:rPr>
          <w:lang w:val="es-VE"/>
        </w:rPr>
        <w:t xml:space="preserve">mo se comporta el modelo, sino también </w:t>
      </w:r>
      <w:r w:rsidR="006C1905" w:rsidRPr="00274538">
        <w:rPr>
          <w:lang w:val="es-VE"/>
        </w:rPr>
        <w:t xml:space="preserve">presenta la oportunidad de aumentar tu credibilidad como </w:t>
      </w:r>
      <w:r w:rsidR="00186FEC" w:rsidRPr="00274538">
        <w:rPr>
          <w:lang w:val="es-VE"/>
        </w:rPr>
        <w:t>profe</w:t>
      </w:r>
      <w:r w:rsidR="006C1905" w:rsidRPr="00274538">
        <w:rPr>
          <w:lang w:val="es-VE"/>
        </w:rPr>
        <w:t xml:space="preserve">sional al </w:t>
      </w:r>
      <w:r w:rsidR="002D6667" w:rsidRPr="00274538">
        <w:rPr>
          <w:lang w:val="es-VE"/>
        </w:rPr>
        <w:t>compartirlo con</w:t>
      </w:r>
      <w:r w:rsidR="006C1905" w:rsidRPr="00274538">
        <w:rPr>
          <w:lang w:val="es-VE"/>
        </w:rPr>
        <w:t xml:space="preserve"> colegas. </w:t>
      </w:r>
    </w:p>
    <w:p w:rsidR="008809A0" w:rsidRPr="00274538" w:rsidRDefault="009012CB" w:rsidP="00274538">
      <w:pPr>
        <w:pStyle w:val="Ttulo2"/>
        <w:numPr>
          <w:ilvl w:val="0"/>
          <w:numId w:val="0"/>
        </w:numPr>
        <w:rPr>
          <w:lang w:val="es-VE"/>
        </w:rPr>
      </w:pPr>
      <w:r w:rsidRPr="00274538">
        <w:rPr>
          <w:lang w:val="es-VE"/>
        </w:rPr>
        <w:t xml:space="preserve">Parte 1.1 : </w:t>
      </w:r>
      <w:r w:rsidR="0066697D">
        <w:rPr>
          <w:lang w:val="es-VE"/>
        </w:rPr>
        <w:t>Comen</w:t>
      </w:r>
      <w:r w:rsidR="006C1905" w:rsidRPr="00274538">
        <w:rPr>
          <w:lang w:val="es-VE"/>
        </w:rPr>
        <w:t>cemos</w:t>
      </w:r>
    </w:p>
    <w:p w:rsidR="009012CB" w:rsidRDefault="009012CB" w:rsidP="00274538">
      <w:pPr>
        <w:rPr>
          <w:lang w:val="es-VE"/>
        </w:rPr>
      </w:pPr>
      <w:r w:rsidRPr="00274538">
        <w:rPr>
          <w:lang w:val="es-VE"/>
        </w:rPr>
        <w:t xml:space="preserve">Nosotros </w:t>
      </w:r>
      <w:r w:rsidR="00C91DEB">
        <w:rPr>
          <w:lang w:val="es-VE"/>
        </w:rPr>
        <w:t xml:space="preserve">hemos </w:t>
      </w:r>
      <w:r w:rsidRPr="00274538">
        <w:rPr>
          <w:lang w:val="es-VE"/>
        </w:rPr>
        <w:t xml:space="preserve">asumimos que ha instalado SIMIO en </w:t>
      </w:r>
      <w:r w:rsidR="0066697D">
        <w:rPr>
          <w:lang w:val="es-VE"/>
        </w:rPr>
        <w:t>s</w:t>
      </w:r>
      <w:r w:rsidRPr="00274538">
        <w:rPr>
          <w:lang w:val="es-VE"/>
        </w:rPr>
        <w:t>u computadora y que est</w:t>
      </w:r>
      <w:r>
        <w:rPr>
          <w:lang w:val="es-VE"/>
        </w:rPr>
        <w:t xml:space="preserve">á listo para empezar. </w:t>
      </w:r>
    </w:p>
    <w:p w:rsidR="00F110DC" w:rsidRDefault="009012CB" w:rsidP="002745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lang w:val="es-VE"/>
        </w:rPr>
      </w:pPr>
      <w:r w:rsidRPr="00274538">
        <w:rPr>
          <w:b/>
          <w:i/>
          <w:lang w:val="es-VE"/>
        </w:rPr>
        <w:t>Paso 1</w:t>
      </w:r>
      <w:r w:rsidR="00274538" w:rsidRPr="00274538">
        <w:rPr>
          <w:b/>
          <w:i/>
          <w:lang w:val="es-VE"/>
        </w:rPr>
        <w:t>:</w:t>
      </w:r>
      <w:r w:rsidR="00274538">
        <w:rPr>
          <w:b/>
          <w:i/>
          <w:lang w:val="es-VE"/>
        </w:rPr>
        <w:t xml:space="preserve"> </w:t>
      </w:r>
      <w:r w:rsidR="00274538" w:rsidRPr="00274538">
        <w:rPr>
          <w:lang w:val="es-VE"/>
        </w:rPr>
        <w:t>Invoca</w:t>
      </w:r>
      <w:r w:rsidR="009F70FE" w:rsidRPr="00274538">
        <w:rPr>
          <w:lang w:val="es-VE"/>
        </w:rPr>
        <w:t xml:space="preserve"> SIMIO </w:t>
      </w:r>
      <w:r w:rsidR="009F70FE">
        <w:rPr>
          <w:lang w:val="es-VE"/>
        </w:rPr>
        <w:t xml:space="preserve">ya sea </w:t>
      </w:r>
      <w:r w:rsidR="009F70FE" w:rsidRPr="00274538">
        <w:rPr>
          <w:lang w:val="es-VE"/>
        </w:rPr>
        <w:t>abriendo el men</w:t>
      </w:r>
      <w:r w:rsidR="009F70FE">
        <w:rPr>
          <w:lang w:val="es-VE"/>
        </w:rPr>
        <w:t>ú Inicio</w:t>
      </w:r>
      <w:r w:rsidR="009F70FE" w:rsidRPr="00274538">
        <w:rPr>
          <w:lang w:val="es-VE"/>
        </w:rPr>
        <w:t xml:space="preserve"> de Windows o </w:t>
      </w:r>
      <w:r w:rsidR="009F70FE">
        <w:rPr>
          <w:lang w:val="es-VE"/>
        </w:rPr>
        <w:t>haciendo clic en un ícono de S</w:t>
      </w:r>
      <w:r w:rsidR="00F110DC">
        <w:rPr>
          <w:lang w:val="es-VE"/>
        </w:rPr>
        <w:t>IMIO</w:t>
      </w:r>
      <w:r w:rsidR="009F70FE">
        <w:rPr>
          <w:lang w:val="es-VE"/>
        </w:rPr>
        <w:t xml:space="preserve"> </w:t>
      </w:r>
      <w:r w:rsidR="009F70FE" w:rsidRPr="00274538">
        <w:rPr>
          <w:noProof/>
          <w:lang w:val="es-CL" w:eastAsia="es-CL"/>
        </w:rPr>
        <w:drawing>
          <wp:inline distT="0" distB="0" distL="0" distR="0" wp14:anchorId="45B5D675" wp14:editId="6BF122E3">
            <wp:extent cx="249382" cy="1726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255788" cy="177084"/>
                    </a:xfrm>
                    <a:prstGeom prst="rect">
                      <a:avLst/>
                    </a:prstGeom>
                  </pic:spPr>
                </pic:pic>
              </a:graphicData>
            </a:graphic>
          </wp:inline>
        </w:drawing>
      </w:r>
      <w:r w:rsidR="009F70FE">
        <w:rPr>
          <w:lang w:val="es-VE"/>
        </w:rPr>
        <w:t xml:space="preserve"> que p</w:t>
      </w:r>
      <w:r w:rsidR="00F110DC">
        <w:rPr>
          <w:lang w:val="es-VE"/>
        </w:rPr>
        <w:t>uedes ubicar</w:t>
      </w:r>
      <w:r w:rsidR="009F70FE">
        <w:rPr>
          <w:lang w:val="es-VE"/>
        </w:rPr>
        <w:t xml:space="preserve"> en la barra de </w:t>
      </w:r>
      <w:r w:rsidR="00F110DC">
        <w:rPr>
          <w:lang w:val="es-VE"/>
        </w:rPr>
        <w:t>tareas de</w:t>
      </w:r>
      <w:r w:rsidR="009F70FE">
        <w:rPr>
          <w:lang w:val="es-VE"/>
        </w:rPr>
        <w:t xml:space="preserve"> Windows o en el Escritorio. </w:t>
      </w:r>
      <w:r w:rsidR="00F110DC">
        <w:rPr>
          <w:lang w:val="es-VE"/>
        </w:rPr>
        <w:t xml:space="preserve">La ventana de inicio de SIMIO como se puede ver en la Figura 2.1 tiene la apariencia estándar de Microsoft Office. </w:t>
      </w:r>
    </w:p>
    <w:p w:rsidR="00F110DC" w:rsidRDefault="00F110DC" w:rsidP="002745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lang w:val="es-VE"/>
        </w:rPr>
      </w:pPr>
    </w:p>
    <w:p w:rsidR="00870DCA" w:rsidRPr="00274538" w:rsidRDefault="00F110DC" w:rsidP="002745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lang w:val="es-VE"/>
        </w:rPr>
      </w:pPr>
      <w:r>
        <w:rPr>
          <w:b/>
          <w:i/>
          <w:lang w:val="es-VE"/>
        </w:rPr>
        <w:t xml:space="preserve">Paso 2: </w:t>
      </w:r>
      <w:r>
        <w:rPr>
          <w:lang w:val="es-VE"/>
        </w:rPr>
        <w:t xml:space="preserve">Cuando abras SIMIO por primera vez </w:t>
      </w:r>
      <w:r w:rsidR="007C2F3A">
        <w:rPr>
          <w:lang w:val="es-VE"/>
        </w:rPr>
        <w:t xml:space="preserve">te encontrarás </w:t>
      </w:r>
      <w:r w:rsidR="00A62A29">
        <w:rPr>
          <w:lang w:val="es-VE"/>
        </w:rPr>
        <w:t xml:space="preserve">en un ambiente </w:t>
      </w:r>
      <w:r w:rsidR="007C2F3A">
        <w:rPr>
          <w:lang w:val="es-VE"/>
        </w:rPr>
        <w:t xml:space="preserve">diseñado para modelar. </w:t>
      </w:r>
      <w:r w:rsidR="000032CB" w:rsidRPr="00274538">
        <w:rPr>
          <w:lang w:val="es-VE"/>
        </w:rPr>
        <w:t>E</w:t>
      </w:r>
      <w:r w:rsidR="000032CB">
        <w:rPr>
          <w:lang w:val="es-VE"/>
        </w:rPr>
        <w:t>l</w:t>
      </w:r>
      <w:r w:rsidR="007C2F3A" w:rsidRPr="00274538">
        <w:rPr>
          <w:lang w:val="es-VE"/>
        </w:rPr>
        <w:t xml:space="preserve"> “</w:t>
      </w:r>
      <w:r w:rsidR="000032CB" w:rsidRPr="00274538">
        <w:rPr>
          <w:i/>
          <w:lang w:val="es-VE"/>
        </w:rPr>
        <w:t>Run Tab</w:t>
      </w:r>
      <w:r w:rsidR="00A62A29" w:rsidRPr="00274538">
        <w:rPr>
          <w:lang w:val="es-VE"/>
        </w:rPr>
        <w:t>” de</w:t>
      </w:r>
      <w:r w:rsidR="00831192" w:rsidRPr="00274538">
        <w:rPr>
          <w:lang w:val="es-VE"/>
        </w:rPr>
        <w:t>l “SIMIO ribbon” ha sido seleccionado</w:t>
      </w:r>
      <w:r w:rsidR="00C91DEB" w:rsidRPr="00274538">
        <w:rPr>
          <w:lang w:val="es-VE"/>
        </w:rPr>
        <w:t xml:space="preserve"> y contiene </w:t>
      </w:r>
      <w:r w:rsidR="000032CB">
        <w:rPr>
          <w:lang w:val="es-VE"/>
        </w:rPr>
        <w:t>las secciones</w:t>
      </w:r>
      <w:r w:rsidR="000032CB" w:rsidRPr="00274538">
        <w:rPr>
          <w:lang w:val="es-VE"/>
        </w:rPr>
        <w:t xml:space="preserve"> </w:t>
      </w:r>
      <w:r w:rsidR="000032CB" w:rsidRPr="00274538">
        <w:rPr>
          <w:i/>
          <w:lang w:val="es-VE"/>
        </w:rPr>
        <w:t>Run</w:t>
      </w:r>
      <w:r w:rsidR="000032CB" w:rsidRPr="00274538">
        <w:rPr>
          <w:lang w:val="es-VE"/>
        </w:rPr>
        <w:t xml:space="preserve">, </w:t>
      </w:r>
      <w:r w:rsidR="000032CB" w:rsidRPr="00274538">
        <w:rPr>
          <w:i/>
          <w:lang w:val="es-VE"/>
        </w:rPr>
        <w:t xml:space="preserve">Run </w:t>
      </w:r>
      <w:proofErr w:type="spellStart"/>
      <w:r w:rsidR="000032CB" w:rsidRPr="00274538">
        <w:rPr>
          <w:i/>
          <w:lang w:val="es-VE"/>
        </w:rPr>
        <w:t>Setup</w:t>
      </w:r>
      <w:proofErr w:type="spellEnd"/>
      <w:r w:rsidR="000032CB" w:rsidRPr="00274538">
        <w:rPr>
          <w:lang w:val="es-VE"/>
        </w:rPr>
        <w:t xml:space="preserve">, </w:t>
      </w:r>
      <w:proofErr w:type="spellStart"/>
      <w:r w:rsidR="000032CB" w:rsidRPr="00274538">
        <w:rPr>
          <w:i/>
          <w:lang w:val="es-VE"/>
        </w:rPr>
        <w:t>Animation</w:t>
      </w:r>
      <w:proofErr w:type="spellEnd"/>
      <w:r w:rsidR="000032CB" w:rsidRPr="00274538">
        <w:rPr>
          <w:i/>
          <w:lang w:val="es-VE"/>
        </w:rPr>
        <w:t xml:space="preserve"> </w:t>
      </w:r>
      <w:proofErr w:type="spellStart"/>
      <w:r w:rsidR="000032CB" w:rsidRPr="00274538">
        <w:rPr>
          <w:i/>
          <w:lang w:val="es-VE"/>
        </w:rPr>
        <w:t>Speed</w:t>
      </w:r>
      <w:proofErr w:type="spellEnd"/>
      <w:r w:rsidR="000032CB" w:rsidRPr="00274538">
        <w:rPr>
          <w:lang w:val="es-VE"/>
        </w:rPr>
        <w:t xml:space="preserve">, y </w:t>
      </w:r>
      <w:r w:rsidR="000032CB" w:rsidRPr="00274538">
        <w:rPr>
          <w:i/>
          <w:lang w:val="es-VE"/>
        </w:rPr>
        <w:t>Display</w:t>
      </w:r>
      <w:r w:rsidR="000032CB" w:rsidRPr="00274538">
        <w:rPr>
          <w:lang w:val="es-VE"/>
        </w:rPr>
        <w:t>.</w:t>
      </w:r>
    </w:p>
    <w:p w:rsidR="006F03EE" w:rsidRPr="00274538" w:rsidRDefault="006F03EE" w:rsidP="002745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lang w:val="es-VE"/>
        </w:rPr>
      </w:pPr>
    </w:p>
    <w:p w:rsidR="00831192" w:rsidRPr="00274538" w:rsidRDefault="006F03EE" w:rsidP="002745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lang w:val="es-VE"/>
        </w:rPr>
      </w:pPr>
      <w:r w:rsidRPr="00274538">
        <w:rPr>
          <w:b/>
          <w:i/>
          <w:lang w:val="es-VE"/>
        </w:rPr>
        <w:t>Paso 3:</w:t>
      </w:r>
      <w:r>
        <w:rPr>
          <w:b/>
          <w:i/>
          <w:lang w:val="es-VE"/>
        </w:rPr>
        <w:t xml:space="preserve"> </w:t>
      </w:r>
      <w:r>
        <w:rPr>
          <w:lang w:val="es-VE"/>
        </w:rPr>
        <w:t>Debajo de</w:t>
      </w:r>
      <w:r w:rsidR="00831192">
        <w:rPr>
          <w:lang w:val="es-VE"/>
        </w:rPr>
        <w:t xml:space="preserve">l </w:t>
      </w:r>
      <w:r w:rsidR="00831192" w:rsidRPr="00FF39D1">
        <w:rPr>
          <w:lang w:val="es-VE"/>
        </w:rPr>
        <w:t xml:space="preserve">“SIMIO </w:t>
      </w:r>
      <w:proofErr w:type="spellStart"/>
      <w:r w:rsidR="00831192" w:rsidRPr="00FF39D1">
        <w:rPr>
          <w:lang w:val="es-VE"/>
        </w:rPr>
        <w:t>ribbon</w:t>
      </w:r>
      <w:proofErr w:type="spellEnd"/>
      <w:r w:rsidR="00831192" w:rsidRPr="00FF39D1">
        <w:rPr>
          <w:lang w:val="es-VE"/>
        </w:rPr>
        <w:t>”</w:t>
      </w:r>
      <w:r w:rsidR="00831192">
        <w:rPr>
          <w:lang w:val="es-VE"/>
        </w:rPr>
        <w:t xml:space="preserve"> </w:t>
      </w:r>
      <w:r>
        <w:rPr>
          <w:lang w:val="es-VE"/>
        </w:rPr>
        <w:t xml:space="preserve">se encuentran </w:t>
      </w:r>
      <w:r w:rsidR="00E27273">
        <w:rPr>
          <w:lang w:val="es-VE"/>
        </w:rPr>
        <w:t xml:space="preserve">un conjunto de </w:t>
      </w:r>
      <w:r w:rsidR="00A76F20">
        <w:rPr>
          <w:lang w:val="es-VE"/>
        </w:rPr>
        <w:t>pesta</w:t>
      </w:r>
      <w:r w:rsidR="00A76F20" w:rsidRPr="00A72EED">
        <w:rPr>
          <w:lang w:val="es-VE"/>
        </w:rPr>
        <w:t>ñ</w:t>
      </w:r>
      <w:r w:rsidR="00A76F20">
        <w:rPr>
          <w:lang w:val="es-VE"/>
        </w:rPr>
        <w:t>as</w:t>
      </w:r>
      <w:r w:rsidR="00E27273">
        <w:rPr>
          <w:lang w:val="es-VE"/>
        </w:rPr>
        <w:t xml:space="preserve">. La </w:t>
      </w:r>
      <w:r w:rsidR="00831192" w:rsidRPr="00274538">
        <w:rPr>
          <w:lang w:val="es-VE"/>
        </w:rPr>
        <w:t>“</w:t>
      </w:r>
      <w:proofErr w:type="spellStart"/>
      <w:r w:rsidR="00831192" w:rsidRPr="00274538">
        <w:rPr>
          <w:i/>
          <w:lang w:val="es-VE"/>
        </w:rPr>
        <w:t>Facility</w:t>
      </w:r>
      <w:proofErr w:type="spellEnd"/>
      <w:r w:rsidR="00831192" w:rsidRPr="00274538">
        <w:rPr>
          <w:lang w:val="es-VE"/>
        </w:rPr>
        <w:t>” es</w:t>
      </w:r>
      <w:r w:rsidR="00D3168F">
        <w:rPr>
          <w:lang w:val="es-VE"/>
        </w:rPr>
        <w:t xml:space="preserve"> la seleccionada y </w:t>
      </w:r>
      <w:r w:rsidR="00D3168F" w:rsidRPr="00A72EED">
        <w:rPr>
          <w:lang w:val="es-VE"/>
        </w:rPr>
        <w:t>é</w:t>
      </w:r>
      <w:r w:rsidR="00D3168F">
        <w:rPr>
          <w:lang w:val="es-VE"/>
        </w:rPr>
        <w:t xml:space="preserve">sta será la que se utilizará para construir los modelos de simulación. La ventana de SIMIO contiene a su izquierda </w:t>
      </w:r>
      <w:r w:rsidR="00D3168F" w:rsidRPr="00274538">
        <w:rPr>
          <w:lang w:val="es-VE"/>
        </w:rPr>
        <w:t>“</w:t>
      </w:r>
      <w:proofErr w:type="spellStart"/>
      <w:r w:rsidR="00831192" w:rsidRPr="00274538">
        <w:rPr>
          <w:i/>
          <w:lang w:val="es-VE"/>
        </w:rPr>
        <w:t>Libraries</w:t>
      </w:r>
      <w:proofErr w:type="spellEnd"/>
      <w:r w:rsidR="00D3168F" w:rsidRPr="00274538">
        <w:rPr>
          <w:lang w:val="es-VE"/>
        </w:rPr>
        <w:t xml:space="preserve">”, un </w:t>
      </w:r>
      <w:r w:rsidR="00831192">
        <w:rPr>
          <w:lang w:val="es-VE"/>
        </w:rPr>
        <w:t>“</w:t>
      </w:r>
      <w:proofErr w:type="spellStart"/>
      <w:r w:rsidR="00831192" w:rsidRPr="00274538">
        <w:rPr>
          <w:i/>
          <w:lang w:val="es-VE"/>
        </w:rPr>
        <w:t>Browse</w:t>
      </w:r>
      <w:proofErr w:type="spellEnd"/>
      <w:r w:rsidR="00D3168F">
        <w:rPr>
          <w:lang w:val="es-VE"/>
        </w:rPr>
        <w:t xml:space="preserve">” en la sección de la derecha, y en la sección del medio el espacio para modelar. </w:t>
      </w:r>
    </w:p>
    <w:p w:rsidR="00831192" w:rsidRPr="00274538" w:rsidRDefault="00831192" w:rsidP="002745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b/>
          <w:i/>
          <w:lang w:val="es-VE"/>
        </w:rPr>
      </w:pPr>
    </w:p>
    <w:p w:rsidR="00831192" w:rsidRPr="00F51AF8" w:rsidRDefault="00D3168F" w:rsidP="002745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Style w:val="JRObjectChar"/>
          <w:lang w:val="es-VE"/>
        </w:rPr>
      </w:pPr>
      <w:r w:rsidRPr="00274538">
        <w:rPr>
          <w:b/>
          <w:i/>
          <w:lang w:val="es-VE"/>
        </w:rPr>
        <w:t>Paso 4:</w:t>
      </w:r>
      <w:r>
        <w:rPr>
          <w:b/>
          <w:i/>
          <w:lang w:val="es-VE"/>
        </w:rPr>
        <w:t xml:space="preserve"> </w:t>
      </w:r>
      <w:r w:rsidR="00831192">
        <w:rPr>
          <w:lang w:val="es-VE"/>
        </w:rPr>
        <w:t>La sección</w:t>
      </w:r>
      <w:r>
        <w:rPr>
          <w:lang w:val="es-VE"/>
        </w:rPr>
        <w:t xml:space="preserve"> </w:t>
      </w:r>
      <w:r w:rsidRPr="00A72EED">
        <w:rPr>
          <w:lang w:val="es-VE"/>
        </w:rPr>
        <w:t>“</w:t>
      </w:r>
      <w:proofErr w:type="spellStart"/>
      <w:r w:rsidR="00831192" w:rsidRPr="00274538">
        <w:rPr>
          <w:i/>
          <w:lang w:val="es-VE"/>
        </w:rPr>
        <w:t>Libraries</w:t>
      </w:r>
      <w:proofErr w:type="spellEnd"/>
      <w:r>
        <w:rPr>
          <w:lang w:val="es-VE"/>
        </w:rPr>
        <w:t>”</w:t>
      </w:r>
      <w:r w:rsidR="00A81D4B">
        <w:rPr>
          <w:lang w:val="es-VE"/>
        </w:rPr>
        <w:t xml:space="preserve"> muestra </w:t>
      </w:r>
      <w:r w:rsidR="00E52E13">
        <w:rPr>
          <w:lang w:val="es-VE"/>
        </w:rPr>
        <w:t xml:space="preserve">la </w:t>
      </w:r>
      <w:r w:rsidR="00E52E13" w:rsidRPr="00274538">
        <w:rPr>
          <w:lang w:val="es-VE"/>
        </w:rPr>
        <w:t>[</w:t>
      </w:r>
      <w:r w:rsidR="00831192" w:rsidRPr="00274538">
        <w:rPr>
          <w:i/>
          <w:lang w:val="es-VE"/>
        </w:rPr>
        <w:t>Standard Library</w:t>
      </w:r>
      <w:r w:rsidR="00E52E13" w:rsidRPr="00274538">
        <w:rPr>
          <w:lang w:val="es-VE"/>
        </w:rPr>
        <w:t>]</w:t>
      </w:r>
      <w:r w:rsidR="00E60EB5">
        <w:rPr>
          <w:lang w:val="es-VE"/>
        </w:rPr>
        <w:t xml:space="preserve"> </w:t>
      </w:r>
      <w:r w:rsidR="006A0C89">
        <w:rPr>
          <w:lang w:val="es-VE"/>
        </w:rPr>
        <w:t>y</w:t>
      </w:r>
      <w:r w:rsidR="00E60EB5">
        <w:rPr>
          <w:lang w:val="es-VE"/>
        </w:rPr>
        <w:t xml:space="preserve"> contiene los </w:t>
      </w:r>
      <w:r w:rsidR="00E60EB5" w:rsidRPr="00A72EED">
        <w:rPr>
          <w:lang w:val="es-VE"/>
        </w:rPr>
        <w:t>í</w:t>
      </w:r>
      <w:r w:rsidR="00E52E13">
        <w:rPr>
          <w:lang w:val="es-VE"/>
        </w:rPr>
        <w:t>conos</w:t>
      </w:r>
      <w:r w:rsidR="00E60EB5">
        <w:rPr>
          <w:lang w:val="es-VE"/>
        </w:rPr>
        <w:t xml:space="preserve"> </w:t>
      </w:r>
      <w:r w:rsidR="00B174C7">
        <w:rPr>
          <w:lang w:val="es-VE"/>
        </w:rPr>
        <w:t xml:space="preserve">de definición. Estos </w:t>
      </w:r>
      <w:r w:rsidR="00B174C7" w:rsidRPr="00A72EED">
        <w:rPr>
          <w:lang w:val="es-VE"/>
        </w:rPr>
        <w:t>í</w:t>
      </w:r>
      <w:r w:rsidR="00B174C7">
        <w:rPr>
          <w:lang w:val="es-VE"/>
        </w:rPr>
        <w:t xml:space="preserve">conos son utilizados para crear objetos haciendo clic en el </w:t>
      </w:r>
      <w:r w:rsidR="00B174C7" w:rsidRPr="00A72EED">
        <w:rPr>
          <w:lang w:val="es-VE"/>
        </w:rPr>
        <w:t>í</w:t>
      </w:r>
      <w:r w:rsidR="00B174C7">
        <w:rPr>
          <w:lang w:val="es-VE"/>
        </w:rPr>
        <w:t>cono de inter</w:t>
      </w:r>
      <w:r w:rsidR="00B174C7" w:rsidRPr="00A72EED">
        <w:rPr>
          <w:lang w:val="es-VE"/>
        </w:rPr>
        <w:t>é</w:t>
      </w:r>
      <w:r w:rsidR="00B174C7">
        <w:rPr>
          <w:lang w:val="es-VE"/>
        </w:rPr>
        <w:t xml:space="preserve">s y </w:t>
      </w:r>
      <w:r w:rsidR="008C416D">
        <w:rPr>
          <w:lang w:val="es-VE"/>
        </w:rPr>
        <w:t>a arrastrándolo</w:t>
      </w:r>
      <w:r w:rsidR="00B174C7">
        <w:rPr>
          <w:lang w:val="es-VE"/>
        </w:rPr>
        <w:t xml:space="preserve"> al espacio de simulación para posicionarlo. </w:t>
      </w:r>
      <w:r w:rsidR="008C416D">
        <w:rPr>
          <w:lang w:val="es-VE"/>
        </w:rPr>
        <w:t xml:space="preserve">La mayoría de los íconos tienen nombres que connotan su significado. También, en la sección de la </w:t>
      </w:r>
      <w:proofErr w:type="spellStart"/>
      <w:r w:rsidR="00F51AF8" w:rsidRPr="00274538">
        <w:rPr>
          <w:i/>
          <w:lang w:val="es-VE"/>
        </w:rPr>
        <w:t>Libraries</w:t>
      </w:r>
      <w:proofErr w:type="spellEnd"/>
      <w:r w:rsidR="008C416D">
        <w:rPr>
          <w:i/>
          <w:lang w:val="es-VE"/>
        </w:rPr>
        <w:t xml:space="preserve"> </w:t>
      </w:r>
      <w:r w:rsidR="008C416D">
        <w:rPr>
          <w:lang w:val="es-VE"/>
        </w:rPr>
        <w:t>se encuentra la</w:t>
      </w:r>
      <w:r w:rsidR="00F51AF8">
        <w:rPr>
          <w:lang w:val="es-VE"/>
        </w:rPr>
        <w:t xml:space="preserve"> sección</w:t>
      </w:r>
      <w:r w:rsidR="008C416D">
        <w:rPr>
          <w:lang w:val="es-VE"/>
        </w:rPr>
        <w:t xml:space="preserve"> </w:t>
      </w:r>
      <w:r w:rsidR="008C416D" w:rsidRPr="00274538">
        <w:rPr>
          <w:lang w:val="es-VE"/>
        </w:rPr>
        <w:t>[</w:t>
      </w:r>
      <w:r w:rsidR="00F51AF8" w:rsidRPr="00274538">
        <w:rPr>
          <w:i/>
          <w:lang w:val="es-VE"/>
        </w:rPr>
        <w:t>Flow Library</w:t>
      </w:r>
      <w:r w:rsidR="008C416D" w:rsidRPr="00274538">
        <w:rPr>
          <w:lang w:val="es-VE"/>
        </w:rPr>
        <w:t>]</w:t>
      </w:r>
      <w:r w:rsidR="008C416D">
        <w:rPr>
          <w:lang w:val="es-VE"/>
        </w:rPr>
        <w:t xml:space="preserve"> que contiene los íconos de definición a utilizar para modelar varios </w:t>
      </w:r>
      <w:r w:rsidR="008C416D" w:rsidRPr="00274538">
        <w:rPr>
          <w:lang w:val="es-VE"/>
        </w:rPr>
        <w:t>“flujos”</w:t>
      </w:r>
      <w:r w:rsidR="008C416D">
        <w:rPr>
          <w:lang w:val="es-VE"/>
        </w:rPr>
        <w:t xml:space="preserve"> característicos. Finalmente, la última porci</w:t>
      </w:r>
      <w:r w:rsidR="00F51AF8">
        <w:rPr>
          <w:lang w:val="es-VE"/>
        </w:rPr>
        <w:t>ón es el</w:t>
      </w:r>
      <w:r w:rsidR="008C416D">
        <w:rPr>
          <w:lang w:val="es-VE"/>
        </w:rPr>
        <w:t xml:space="preserve"> </w:t>
      </w:r>
      <w:r w:rsidR="008C416D" w:rsidRPr="00274538">
        <w:rPr>
          <w:lang w:val="es-VE"/>
        </w:rPr>
        <w:t>“</w:t>
      </w:r>
      <w:r w:rsidR="00F51AF8" w:rsidRPr="00274538">
        <w:rPr>
          <w:i/>
          <w:lang w:val="es-VE"/>
        </w:rPr>
        <w:t>Project Library</w:t>
      </w:r>
      <w:r w:rsidR="008C416D" w:rsidRPr="00274538">
        <w:rPr>
          <w:lang w:val="es-VE"/>
        </w:rPr>
        <w:t>”</w:t>
      </w:r>
      <w:r w:rsidR="00B70D0C" w:rsidRPr="00274538">
        <w:rPr>
          <w:lang w:val="es-VE"/>
        </w:rPr>
        <w:t xml:space="preserve">, </w:t>
      </w:r>
      <w:r w:rsidR="00B70D0C">
        <w:rPr>
          <w:lang w:val="es-VE"/>
        </w:rPr>
        <w:t>é</w:t>
      </w:r>
      <w:r w:rsidR="008C416D" w:rsidRPr="00274538">
        <w:rPr>
          <w:lang w:val="es-VE"/>
        </w:rPr>
        <w:t xml:space="preserve">sta contiene los objetos </w:t>
      </w:r>
      <w:r w:rsidR="00B70D0C">
        <w:rPr>
          <w:lang w:val="es-VE"/>
        </w:rPr>
        <w:t xml:space="preserve">que forman parte de tu modelo de simulación de SIMIO incluyendo el objeto </w:t>
      </w:r>
      <w:proofErr w:type="spellStart"/>
      <w:r w:rsidR="00B70D0C" w:rsidRPr="00274538">
        <w:rPr>
          <w:rStyle w:val="JRObjectChar"/>
          <w:lang w:val="es-VE"/>
        </w:rPr>
        <w:t>ModelEntity</w:t>
      </w:r>
      <w:proofErr w:type="spellEnd"/>
      <w:r w:rsidR="00B70D0C">
        <w:rPr>
          <w:rStyle w:val="JRObjectChar"/>
          <w:lang w:val="es-VE"/>
        </w:rPr>
        <w:t>.</w:t>
      </w:r>
      <w:r w:rsidR="00831192">
        <w:rPr>
          <w:rStyle w:val="JRObjectChar"/>
          <w:lang w:val="es-VE"/>
        </w:rPr>
        <w:t xml:space="preserve"> </w:t>
      </w:r>
    </w:p>
    <w:p w:rsidR="00B70D0C" w:rsidRPr="00F51AF8" w:rsidRDefault="00B70D0C" w:rsidP="002745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Style w:val="JRObjectChar"/>
          <w:lang w:val="es-VE"/>
        </w:rPr>
      </w:pPr>
    </w:p>
    <w:p w:rsidR="00F51AF8" w:rsidRPr="00274538" w:rsidRDefault="00B70D0C" w:rsidP="002745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lang w:val="es-VE"/>
        </w:rPr>
      </w:pPr>
      <w:r w:rsidRPr="00274538">
        <w:rPr>
          <w:b/>
          <w:i/>
          <w:lang w:val="es-CL"/>
        </w:rPr>
        <w:t>Paso</w:t>
      </w:r>
      <w:r w:rsidRPr="00274538">
        <w:rPr>
          <w:rStyle w:val="JRObjectChar"/>
          <w:rFonts w:ascii="Times New Roman" w:hAnsi="Times New Roman" w:cs="Times New Roman"/>
          <w:b/>
          <w:i/>
          <w:lang w:val="es-VE"/>
        </w:rPr>
        <w:t xml:space="preserve"> 5: </w:t>
      </w:r>
      <w:r w:rsidR="00354727" w:rsidRPr="00274538">
        <w:rPr>
          <w:lang w:val="es-CL"/>
        </w:rPr>
        <w:t xml:space="preserve">En la sección donde se encuentra el </w:t>
      </w:r>
      <w:r w:rsidR="00354727">
        <w:rPr>
          <w:lang w:val="es-VE"/>
        </w:rPr>
        <w:t>B</w:t>
      </w:r>
      <w:r w:rsidR="00354727" w:rsidRPr="00274538">
        <w:rPr>
          <w:lang w:val="es-VE"/>
        </w:rPr>
        <w:t>uscador se puede encontrar en</w:t>
      </w:r>
      <w:r w:rsidR="00354727" w:rsidRPr="00274538">
        <w:rPr>
          <w:lang w:val="es-CL"/>
        </w:rPr>
        <w:t xml:space="preserve"> </w:t>
      </w:r>
      <w:r w:rsidR="00354727">
        <w:rPr>
          <w:lang w:val="es-VE"/>
        </w:rPr>
        <w:t xml:space="preserve">la parte superior el panel </w:t>
      </w:r>
      <w:r w:rsidR="00354727" w:rsidRPr="00274538">
        <w:rPr>
          <w:lang w:val="es-VE"/>
        </w:rPr>
        <w:t>“</w:t>
      </w:r>
      <w:proofErr w:type="spellStart"/>
      <w:r w:rsidR="00F51AF8">
        <w:rPr>
          <w:lang w:val="es-VE"/>
        </w:rPr>
        <w:t>Navigation</w:t>
      </w:r>
      <w:proofErr w:type="spellEnd"/>
      <w:r w:rsidR="00354727" w:rsidRPr="00274538">
        <w:rPr>
          <w:lang w:val="es-VE"/>
        </w:rPr>
        <w:t>”</w:t>
      </w:r>
      <w:r w:rsidR="00354727">
        <w:rPr>
          <w:lang w:val="es-VE"/>
        </w:rPr>
        <w:t xml:space="preserve">, el cual identifica los componentes del modelo de simulación. Por defecto todo proyecto nuevo se llamará </w:t>
      </w:r>
      <w:r w:rsidR="00D107C7" w:rsidRPr="00274538">
        <w:rPr>
          <w:lang w:val="es-VE"/>
        </w:rPr>
        <w:t>“</w:t>
      </w:r>
      <w:proofErr w:type="spellStart"/>
      <w:r w:rsidR="00D107C7" w:rsidRPr="00274538">
        <w:rPr>
          <w:lang w:val="es-VE"/>
        </w:rPr>
        <w:t>MySimioProject</w:t>
      </w:r>
      <w:proofErr w:type="spellEnd"/>
      <w:r w:rsidR="00D107C7" w:rsidRPr="00274538">
        <w:rPr>
          <w:lang w:val="es-VE"/>
        </w:rPr>
        <w:t>” y consistirá de dos obj</w:t>
      </w:r>
      <w:r w:rsidR="00D107C7">
        <w:rPr>
          <w:lang w:val="es-VE"/>
        </w:rPr>
        <w:t>e</w:t>
      </w:r>
      <w:r w:rsidR="00D107C7" w:rsidRPr="00274538">
        <w:rPr>
          <w:lang w:val="es-VE"/>
        </w:rPr>
        <w:t>tos:</w:t>
      </w:r>
      <w:r w:rsidR="00D107C7">
        <w:rPr>
          <w:lang w:val="es-VE"/>
        </w:rPr>
        <w:t xml:space="preserve"> </w:t>
      </w:r>
      <w:r w:rsidR="00D107C7" w:rsidRPr="00274538">
        <w:rPr>
          <w:lang w:val="es-VE"/>
        </w:rPr>
        <w:t>“</w:t>
      </w:r>
      <w:proofErr w:type="spellStart"/>
      <w:r w:rsidR="00D107C7" w:rsidRPr="00274538">
        <w:rPr>
          <w:rStyle w:val="JRObjectChar"/>
          <w:lang w:val="es-VE"/>
        </w:rPr>
        <w:t>ModelEntity</w:t>
      </w:r>
      <w:proofErr w:type="spellEnd"/>
      <w:r w:rsidR="00D107C7" w:rsidRPr="00274538">
        <w:rPr>
          <w:lang w:val="es-VE"/>
        </w:rPr>
        <w:t xml:space="preserve">” </w:t>
      </w:r>
      <w:r w:rsidR="00D107C7">
        <w:rPr>
          <w:lang w:val="es-VE"/>
        </w:rPr>
        <w:t>y</w:t>
      </w:r>
      <w:r w:rsidR="00D107C7" w:rsidRPr="00274538">
        <w:rPr>
          <w:lang w:val="es-VE"/>
        </w:rPr>
        <w:t xml:space="preserve"> “</w:t>
      </w:r>
      <w:proofErr w:type="spellStart"/>
      <w:r w:rsidR="00D107C7" w:rsidRPr="00274538">
        <w:rPr>
          <w:rStyle w:val="JRObjectChar"/>
          <w:lang w:val="es-VE"/>
        </w:rPr>
        <w:t>Model</w:t>
      </w:r>
      <w:proofErr w:type="spellEnd"/>
      <w:r w:rsidR="00D107C7" w:rsidRPr="00274538">
        <w:rPr>
          <w:lang w:val="es-VE"/>
        </w:rPr>
        <w:t xml:space="preserve">”.  </w:t>
      </w:r>
      <w:r w:rsidR="00D107C7">
        <w:rPr>
          <w:lang w:val="es-VE"/>
        </w:rPr>
        <w:t xml:space="preserve">La sección inferior del panel de navegación muestra el </w:t>
      </w:r>
      <w:r w:rsidR="00F51AF8" w:rsidRPr="00274538">
        <w:rPr>
          <w:lang w:val="es-VE"/>
        </w:rPr>
        <w:t>“</w:t>
      </w:r>
      <w:proofErr w:type="spellStart"/>
      <w:r w:rsidR="00F51AF8" w:rsidRPr="00274538">
        <w:rPr>
          <w:i/>
          <w:lang w:val="es-VE"/>
        </w:rPr>
        <w:t>Property</w:t>
      </w:r>
      <w:proofErr w:type="spellEnd"/>
      <w:r w:rsidR="00F51AF8" w:rsidRPr="00274538">
        <w:rPr>
          <w:i/>
          <w:lang w:val="es-VE"/>
        </w:rPr>
        <w:t xml:space="preserve"> Inspector</w:t>
      </w:r>
      <w:r w:rsidR="00F51AF8" w:rsidRPr="00274538">
        <w:rPr>
          <w:lang w:val="es-VE"/>
        </w:rPr>
        <w:t>”</w:t>
      </w:r>
      <w:r w:rsidR="00B1109C" w:rsidRPr="00274538">
        <w:rPr>
          <w:lang w:val="es-VE"/>
        </w:rPr>
        <w:t>.</w:t>
      </w:r>
      <w:r w:rsidR="00B1109C">
        <w:rPr>
          <w:lang w:val="es-VE"/>
        </w:rPr>
        <w:t xml:space="preserve"> Este panel muestra las propiedades del objeto seleccionado en el panel de navegación. Una de las especificaciones del </w:t>
      </w:r>
      <w:proofErr w:type="spellStart"/>
      <w:r w:rsidR="00F51AF8">
        <w:rPr>
          <w:lang w:val="es-VE"/>
        </w:rPr>
        <w:t>Property</w:t>
      </w:r>
      <w:proofErr w:type="spellEnd"/>
      <w:r w:rsidR="00F51AF8">
        <w:rPr>
          <w:lang w:val="es-VE"/>
        </w:rPr>
        <w:t xml:space="preserve"> Inspector</w:t>
      </w:r>
      <w:r w:rsidR="00B1109C">
        <w:rPr>
          <w:lang w:val="es-VE"/>
        </w:rPr>
        <w:t xml:space="preserve"> es el </w:t>
      </w:r>
      <w:r w:rsidR="00B1109C" w:rsidRPr="00274538">
        <w:rPr>
          <w:lang w:val="es-VE"/>
        </w:rPr>
        <w:t>“</w:t>
      </w:r>
      <w:r w:rsidR="00F51AF8" w:rsidRPr="00274538">
        <w:rPr>
          <w:lang w:val="es-VE"/>
        </w:rPr>
        <w:t xml:space="preserve">Show </w:t>
      </w:r>
      <w:proofErr w:type="spellStart"/>
      <w:r w:rsidR="00F51AF8" w:rsidRPr="00274538">
        <w:rPr>
          <w:lang w:val="es-VE"/>
        </w:rPr>
        <w:t>Commonly</w:t>
      </w:r>
      <w:proofErr w:type="spellEnd"/>
      <w:r w:rsidR="00F51AF8" w:rsidRPr="00274538">
        <w:rPr>
          <w:lang w:val="es-VE"/>
        </w:rPr>
        <w:t xml:space="preserve"> Used </w:t>
      </w:r>
      <w:proofErr w:type="spellStart"/>
      <w:r w:rsidR="00F51AF8" w:rsidRPr="00274538">
        <w:rPr>
          <w:lang w:val="es-VE"/>
        </w:rPr>
        <w:t>Properties</w:t>
      </w:r>
      <w:proofErr w:type="spellEnd"/>
      <w:r w:rsidR="00F51AF8" w:rsidRPr="00274538">
        <w:rPr>
          <w:lang w:val="es-VE"/>
        </w:rPr>
        <w:t xml:space="preserve"> </w:t>
      </w:r>
      <w:proofErr w:type="spellStart"/>
      <w:r w:rsidR="00F51AF8" w:rsidRPr="00274538">
        <w:rPr>
          <w:lang w:val="es-VE"/>
        </w:rPr>
        <w:t>Only</w:t>
      </w:r>
      <w:proofErr w:type="spellEnd"/>
      <w:r w:rsidR="00B1109C" w:rsidRPr="00274538">
        <w:rPr>
          <w:lang w:val="es-VE"/>
        </w:rPr>
        <w:t>”</w:t>
      </w:r>
      <w:r w:rsidR="008725C5">
        <w:rPr>
          <w:lang w:val="es-VE"/>
        </w:rPr>
        <w:t xml:space="preserve"> el cual</w:t>
      </w:r>
      <w:r w:rsidR="00B1109C">
        <w:rPr>
          <w:lang w:val="es-VE"/>
        </w:rPr>
        <w:t xml:space="preserve"> </w:t>
      </w:r>
      <w:r w:rsidR="008725C5">
        <w:rPr>
          <w:lang w:val="es-VE"/>
        </w:rPr>
        <w:t xml:space="preserve">filtra ciertas propiedades. </w:t>
      </w:r>
      <w:r w:rsidR="008725C5" w:rsidRPr="00274538">
        <w:rPr>
          <w:lang w:val="es-VE"/>
        </w:rPr>
        <w:t xml:space="preserve">Dado que queremos aprender todo de SIMIO, no vamos a utilizar esta </w:t>
      </w:r>
      <w:r w:rsidR="008725C5">
        <w:rPr>
          <w:lang w:val="es-VE"/>
        </w:rPr>
        <w:t xml:space="preserve">opción por lo que no seleccionaremos esta </w:t>
      </w:r>
      <w:r w:rsidR="008725C5" w:rsidRPr="00274538">
        <w:rPr>
          <w:lang w:val="es-VE"/>
        </w:rPr>
        <w:t>opción.</w:t>
      </w:r>
    </w:p>
    <w:p w:rsidR="008B3169" w:rsidRPr="00274538" w:rsidRDefault="008B3169" w:rsidP="002745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lang w:val="es-VE"/>
        </w:rPr>
      </w:pPr>
    </w:p>
    <w:p w:rsidR="008B3169" w:rsidRDefault="008B3169" w:rsidP="002745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lang w:val="es-VE"/>
        </w:rPr>
      </w:pPr>
      <w:r w:rsidRPr="00274538">
        <w:rPr>
          <w:b/>
          <w:i/>
          <w:lang w:val="es-VE"/>
        </w:rPr>
        <w:t xml:space="preserve">Paso 6: </w:t>
      </w:r>
      <w:r w:rsidRPr="00274538">
        <w:rPr>
          <w:lang w:val="es-VE"/>
        </w:rPr>
        <w:t>Finalmente,</w:t>
      </w:r>
      <w:r>
        <w:rPr>
          <w:b/>
          <w:i/>
          <w:lang w:val="es-VE"/>
        </w:rPr>
        <w:t xml:space="preserve"> </w:t>
      </w:r>
      <w:r>
        <w:rPr>
          <w:lang w:val="es-VE"/>
        </w:rPr>
        <w:t xml:space="preserve">el botón </w:t>
      </w:r>
      <w:r w:rsidRPr="00274538">
        <w:rPr>
          <w:lang w:val="es-VE"/>
        </w:rPr>
        <w:t>“</w:t>
      </w:r>
      <w:proofErr w:type="spellStart"/>
      <w:r w:rsidR="00F51AF8">
        <w:rPr>
          <w:i/>
          <w:lang w:val="es-VE"/>
        </w:rPr>
        <w:t>Help</w:t>
      </w:r>
      <w:proofErr w:type="spellEnd"/>
      <w:r w:rsidRPr="00274538">
        <w:rPr>
          <w:lang w:val="es-VE"/>
        </w:rPr>
        <w:t>”</w:t>
      </w:r>
      <w:r>
        <w:rPr>
          <w:lang w:val="es-VE"/>
        </w:rPr>
        <w:t xml:space="preserve"> ubicado en la esquina superior derecha puede ser utilizado al presionar la tecla</w:t>
      </w:r>
      <w:r w:rsidRPr="00274538">
        <w:rPr>
          <w:b/>
          <w:i/>
          <w:lang w:val="es-VE"/>
        </w:rPr>
        <w:t xml:space="preserve"> F1</w:t>
      </w:r>
      <w:r>
        <w:rPr>
          <w:b/>
          <w:i/>
          <w:lang w:val="es-VE"/>
        </w:rPr>
        <w:t>.</w:t>
      </w:r>
      <w:r>
        <w:rPr>
          <w:lang w:val="es-VE"/>
        </w:rPr>
        <w:t xml:space="preserve"> Se puede encontrar mucha información en los documentos</w:t>
      </w:r>
      <w:r w:rsidR="00E43786">
        <w:rPr>
          <w:lang w:val="es-VE"/>
        </w:rPr>
        <w:t xml:space="preserve"> ubicados en este botón, sobre todo después de haber adquirido cierta experiencia con los conceptos y características de SIMIO. </w:t>
      </w:r>
    </w:p>
    <w:p w:rsidR="008B3169" w:rsidRDefault="00E43786" w:rsidP="002745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lang w:val="es-VE"/>
        </w:rPr>
      </w:pPr>
      <w:r>
        <w:rPr>
          <w:noProof/>
          <w:lang w:val="es-CL" w:eastAsia="es-CL"/>
        </w:rPr>
        <w:lastRenderedPageBreak/>
        <mc:AlternateContent>
          <mc:Choice Requires="wps">
            <w:drawing>
              <wp:anchor distT="0" distB="0" distL="114300" distR="114300" simplePos="0" relativeHeight="252316160" behindDoc="0" locked="0" layoutInCell="1" allowOverlap="1" wp14:anchorId="1CD45D3F" wp14:editId="1A09FA41">
                <wp:simplePos x="0" y="0"/>
                <wp:positionH relativeFrom="column">
                  <wp:posOffset>4997450</wp:posOffset>
                </wp:positionH>
                <wp:positionV relativeFrom="paragraph">
                  <wp:posOffset>159385</wp:posOffset>
                </wp:positionV>
                <wp:extent cx="609600" cy="304800"/>
                <wp:effectExtent l="0" t="0" r="342900" b="76200"/>
                <wp:wrapNone/>
                <wp:docPr id="58679" name="AutoShap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304800"/>
                        </a:xfrm>
                        <a:prstGeom prst="wedgeRoundRectCallout">
                          <a:avLst>
                            <a:gd name="adj1" fmla="val 97880"/>
                            <a:gd name="adj2" fmla="val 31118"/>
                            <a:gd name="adj3" fmla="val 16667"/>
                          </a:avLst>
                        </a:prstGeom>
                        <a:gradFill rotWithShape="0">
                          <a:gsLst>
                            <a:gs pos="0">
                              <a:sysClr val="window" lastClr="FFFFFF">
                                <a:lumMod val="100000"/>
                                <a:lumOff val="0"/>
                              </a:sysClr>
                            </a:gs>
                            <a:gs pos="100000">
                              <a:srgbClr val="F79646">
                                <a:lumMod val="40000"/>
                                <a:lumOff val="60000"/>
                              </a:srgbClr>
                            </a:gs>
                          </a:gsLst>
                          <a:lin ang="5400000" scaled="1"/>
                        </a:gradFill>
                        <a:ln w="12700">
                          <a:solidFill>
                            <a:srgbClr val="F79646">
                              <a:lumMod val="60000"/>
                              <a:lumOff val="40000"/>
                            </a:srgbClr>
                          </a:solidFill>
                          <a:miter lim="800000"/>
                          <a:headEnd/>
                          <a:tailEnd/>
                        </a:ln>
                        <a:effectLst>
                          <a:outerShdw dist="28398" dir="3806097" algn="ctr" rotWithShape="0">
                            <a:srgbClr val="F79646">
                              <a:lumMod val="50000"/>
                              <a:lumOff val="0"/>
                              <a:alpha val="50000"/>
                            </a:srgbClr>
                          </a:outerShdw>
                        </a:effectLst>
                      </wps:spPr>
                      <wps:txbx>
                        <w:txbxContent>
                          <w:p w:rsidR="00274538" w:rsidRDefault="00274538" w:rsidP="003C0879">
                            <w:pPr>
                              <w:jc w:val="center"/>
                            </w:pPr>
                            <w:r>
                              <w:t>Help</w:t>
                            </w:r>
                          </w:p>
                          <w:p w:rsidR="00274538" w:rsidRDefault="00274538" w:rsidP="00E12A9A">
                            <w:pPr>
                              <w:jc w:val="center"/>
                            </w:pPr>
                            <w:proofErr w:type="spellStart"/>
                            <w:r>
                              <w:t>spector</w:t>
                            </w:r>
                            <w:proofErr w:type="spellEnd"/>
                          </w:p>
                          <w:p w:rsidR="00274538" w:rsidRDefault="00274538" w:rsidP="003C0879">
                            <w:pPr>
                              <w:jc w:val="center"/>
                            </w:pPr>
                            <w:r>
                              <w:t>Property Inspector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D45D3F"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05" o:spid="_x0000_s1026" type="#_x0000_t62" style="position:absolute;left:0;text-align:left;margin-left:393.5pt;margin-top:12.55pt;width:48pt;height:24pt;z-index:25231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" adj="31942,17521" strokecolor="#fac090" strokeweight="1pt">
                <v:fill color2="#fcd5b5" focus="100%" type="gradient"/>
                <v:shadow on="t" color="#984807" opacity=".5" offset="1pt"/>
                <v:textbox>
                  <w:txbxContent>
                    <w:p w:rsidR="00274538" w:rsidRDefault="00274538" w:rsidP="003C0879">
                      <w:pPr>
                        <w:jc w:val="center"/>
                      </w:pPr>
                      <w:r>
                        <w:t>Help</w:t>
                      </w:r>
                    </w:p>
                    <w:p w:rsidR="00274538" w:rsidRDefault="00274538" w:rsidP="00E12A9A">
                      <w:pPr>
                        <w:jc w:val="center"/>
                      </w:pPr>
                      <w:proofErr w:type="spellStart"/>
                      <w:r>
                        <w:t>spector</w:t>
                      </w:r>
                      <w:proofErr w:type="spellEnd"/>
                    </w:p>
                    <w:p w:rsidR="00274538" w:rsidRDefault="00274538" w:rsidP="003C0879">
                      <w:pPr>
                        <w:jc w:val="center"/>
                      </w:pPr>
                      <w:r>
                        <w:t>Property Inspector</w:t>
                      </w:r>
                    </w:p>
                  </w:txbxContent>
                </v:textbox>
              </v:shape>
            </w:pict>
          </mc:Fallback>
        </mc:AlternateContent>
      </w:r>
    </w:p>
    <w:p w:rsidR="008809A0" w:rsidRPr="00274538" w:rsidRDefault="00F51AF8" w:rsidP="00274538">
      <w:pPr>
        <w:pStyle w:val="JRFigure"/>
        <w:rPr>
          <w:lang w:val="es-VE"/>
        </w:rPr>
      </w:pPr>
      <w:r>
        <w:rPr>
          <w:noProof/>
          <w:lang w:val="es-CL" w:eastAsia="es-CL"/>
        </w:rPr>
        <mc:AlternateContent>
          <mc:Choice Requires="wps">
            <w:drawing>
              <wp:anchor distT="0" distB="0" distL="114300" distR="114300" simplePos="0" relativeHeight="252287488" behindDoc="0" locked="0" layoutInCell="1" allowOverlap="1" wp14:anchorId="0BD24437" wp14:editId="1C8FB917">
                <wp:simplePos x="0" y="0"/>
                <wp:positionH relativeFrom="column">
                  <wp:posOffset>5492750</wp:posOffset>
                </wp:positionH>
                <wp:positionV relativeFrom="paragraph">
                  <wp:posOffset>398779</wp:posOffset>
                </wp:positionV>
                <wp:extent cx="715010" cy="466725"/>
                <wp:effectExtent l="0" t="0" r="46990" b="66675"/>
                <wp:wrapNone/>
                <wp:docPr id="58686"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010" cy="466725"/>
                        </a:xfrm>
                        <a:prstGeom prst="wedgeRoundRectCallout">
                          <a:avLst>
                            <a:gd name="adj1" fmla="val 38426"/>
                            <a:gd name="adj2" fmla="val -9315"/>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1F21CC">
                            <w:pPr>
                              <w:jc w:val="center"/>
                            </w:pPr>
                            <w:r>
                              <w:t xml:space="preserve">SIMIO ribbon </w:t>
                            </w:r>
                          </w:p>
                          <w:p w:rsidR="00274538" w:rsidRDefault="00274538"/>
                          <w:p w:rsidR="00274538" w:rsidRDefault="00274538" w:rsidP="001F21CC">
                            <w:pPr>
                              <w:jc w:val="center"/>
                            </w:pPr>
                            <w:r>
                              <w:t>SIMIO Ribbon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24437" id="AutoShape 98" o:spid="_x0000_s1027" type="#_x0000_t62" style="position:absolute;left:0;text-align:left;margin-left:432.5pt;margin-top:31.4pt;width:56.3pt;height:36.75pt;z-index:25228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" adj="19100,8788" fillcolor="white [3201]" strokecolor="#fabf8f [1945]" strokeweight="1pt">
                <v:fill color2="#fbd4b4 [1305]" focus="100%" type="gradient"/>
                <v:shadow on="t" color="#974706 [1609]" opacity=".5" offset="1pt"/>
                <v:textbox>
                  <w:txbxContent>
                    <w:p w:rsidR="00274538" w:rsidRDefault="00274538" w:rsidP="001F21CC">
                      <w:pPr>
                        <w:jc w:val="center"/>
                      </w:pPr>
                      <w:r>
                        <w:t xml:space="preserve">SIMIO ribbon </w:t>
                      </w:r>
                    </w:p>
                    <w:p w:rsidR="00274538" w:rsidRDefault="00274538"/>
                    <w:p w:rsidR="00274538" w:rsidRDefault="00274538" w:rsidP="001F21CC">
                      <w:pPr>
                        <w:jc w:val="center"/>
                      </w:pPr>
                      <w:r>
                        <w:t>SIMIO Ribbon</w:t>
                      </w:r>
                    </w:p>
                  </w:txbxContent>
                </v:textbox>
              </v:shape>
            </w:pict>
          </mc:Fallback>
        </mc:AlternateContent>
      </w:r>
      <w:r>
        <w:rPr>
          <w:noProof/>
          <w:lang w:val="es-CL" w:eastAsia="es-CL"/>
        </w:rPr>
        <mc:AlternateContent>
          <mc:Choice Requires="wps">
            <w:drawing>
              <wp:anchor distT="0" distB="0" distL="114300" distR="114300" simplePos="0" relativeHeight="252288512" behindDoc="0" locked="0" layoutInCell="1" allowOverlap="1" wp14:anchorId="50BC694B" wp14:editId="67203617">
                <wp:simplePos x="0" y="0"/>
                <wp:positionH relativeFrom="column">
                  <wp:posOffset>1177925</wp:posOffset>
                </wp:positionH>
                <wp:positionV relativeFrom="paragraph">
                  <wp:posOffset>1236981</wp:posOffset>
                </wp:positionV>
                <wp:extent cx="752475" cy="285750"/>
                <wp:effectExtent l="0" t="628650" r="47625" b="57150"/>
                <wp:wrapNone/>
                <wp:docPr id="58682"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285750"/>
                        </a:xfrm>
                        <a:prstGeom prst="wedgeRoundRectCallout">
                          <a:avLst>
                            <a:gd name="adj1" fmla="val -39736"/>
                            <a:gd name="adj2" fmla="val -255089"/>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1F21CC">
                            <w:pPr>
                              <w:jc w:val="center"/>
                            </w:pPr>
                            <w:r>
                              <w:t>Run Tab</w:t>
                            </w:r>
                          </w:p>
                          <w:p w:rsidR="00274538" w:rsidRDefault="00274538"/>
                          <w:p w:rsidR="00274538" w:rsidRDefault="00274538" w:rsidP="001F21CC">
                            <w:pPr>
                              <w:jc w:val="center"/>
                            </w:pPr>
                            <w:r>
                              <w:t>Run Tab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BC694B" id="AutoShape 8" o:spid="_x0000_s1028" type="#_x0000_t62" style="position:absolute;left:0;text-align:left;margin-left:92.75pt;margin-top:97.4pt;width:59.25pt;height:22.5pt;z-index:25228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" adj="2217,-44299" fillcolor="white [3201]" strokecolor="#fabf8f [1945]" strokeweight="1pt">
                <v:fill color2="#fbd4b4 [1305]" focus="100%" type="gradient"/>
                <v:shadow on="t" color="#974706 [1609]" opacity=".5" offset="1pt"/>
                <v:textbox>
                  <w:txbxContent>
                    <w:p w:rsidR="00274538" w:rsidRDefault="00274538" w:rsidP="001F21CC">
                      <w:pPr>
                        <w:jc w:val="center"/>
                      </w:pPr>
                      <w:r>
                        <w:t>Run Tab</w:t>
                      </w:r>
                    </w:p>
                    <w:p w:rsidR="00274538" w:rsidRDefault="00274538"/>
                    <w:p w:rsidR="00274538" w:rsidRDefault="00274538" w:rsidP="001F21CC">
                      <w:pPr>
                        <w:jc w:val="center"/>
                      </w:pPr>
                      <w:r>
                        <w:t>Run Tab</w:t>
                      </w:r>
                    </w:p>
                  </w:txbxContent>
                </v:textbox>
              </v:shape>
            </w:pict>
          </mc:Fallback>
        </mc:AlternateContent>
      </w:r>
      <w:r w:rsidR="00E43786">
        <w:rPr>
          <w:noProof/>
          <w:lang w:val="es-CL" w:eastAsia="es-CL"/>
        </w:rPr>
        <mc:AlternateContent>
          <mc:Choice Requires="wps">
            <w:drawing>
              <wp:anchor distT="0" distB="0" distL="114300" distR="114300" simplePos="0" relativeHeight="252289536" behindDoc="0" locked="0" layoutInCell="1" allowOverlap="1" wp14:anchorId="59C7F402" wp14:editId="66E8E0E4">
                <wp:simplePos x="0" y="0"/>
                <wp:positionH relativeFrom="column">
                  <wp:posOffset>2368550</wp:posOffset>
                </wp:positionH>
                <wp:positionV relativeFrom="paragraph">
                  <wp:posOffset>2827655</wp:posOffset>
                </wp:positionV>
                <wp:extent cx="1028700" cy="443230"/>
                <wp:effectExtent l="0" t="0" r="38100" b="52070"/>
                <wp:wrapNone/>
                <wp:docPr id="58676"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43230"/>
                        </a:xfrm>
                        <a:prstGeom prst="wedgeRoundRectCallout">
                          <a:avLst>
                            <a:gd name="adj1" fmla="val 21861"/>
                            <a:gd name="adj2" fmla="val 38394"/>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274538">
                            <w:pPr>
                              <w:jc w:val="center"/>
                            </w:pPr>
                            <w:proofErr w:type="spellStart"/>
                            <w:r>
                              <w:t>Espacio</w:t>
                            </w:r>
                            <w:proofErr w:type="spellEnd"/>
                            <w:r>
                              <w:t xml:space="preserve"> para </w:t>
                            </w:r>
                            <w:proofErr w:type="spellStart"/>
                            <w:r>
                              <w:t>modelar</w:t>
                            </w:r>
                            <w:proofErr w:type="spellEnd"/>
                          </w:p>
                          <w:p w:rsidR="00274538" w:rsidRDefault="00274538" w:rsidP="001F21CC">
                            <w:pPr>
                              <w:jc w:val="center"/>
                            </w:pPr>
                            <w:r>
                              <w:t>Modeling Canvas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C7F402" id="AutoShape 102" o:spid="_x0000_s1029" type="#_x0000_t62" style="position:absolute;left:0;text-align:left;margin-left:186.5pt;margin-top:222.65pt;width:81pt;height:34.9pt;z-index:25228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" adj="15522,19093" fillcolor="white [3201]" strokecolor="#fabf8f [1945]" strokeweight="1pt">
                <v:fill color2="#fbd4b4 [1305]" focus="100%" type="gradient"/>
                <v:shadow on="t" color="#974706 [1609]" opacity=".5" offset="1pt"/>
                <v:textbox>
                  <w:txbxContent>
                    <w:p w:rsidR="00274538" w:rsidRDefault="00274538" w:rsidP="00274538">
                      <w:pPr>
                        <w:jc w:val="center"/>
                      </w:pPr>
                      <w:proofErr w:type="spellStart"/>
                      <w:r>
                        <w:t>Espacio</w:t>
                      </w:r>
                      <w:proofErr w:type="spellEnd"/>
                      <w:r>
                        <w:t xml:space="preserve"> para </w:t>
                      </w:r>
                      <w:proofErr w:type="spellStart"/>
                      <w:r>
                        <w:t>modelar</w:t>
                      </w:r>
                      <w:proofErr w:type="spellEnd"/>
                    </w:p>
                    <w:p w:rsidR="00274538" w:rsidRDefault="00274538" w:rsidP="001F21CC">
                      <w:pPr>
                        <w:jc w:val="center"/>
                      </w:pPr>
                      <w:r>
                        <w:t>Modeling Canvas</w:t>
                      </w:r>
                    </w:p>
                  </w:txbxContent>
                </v:textbox>
              </v:shape>
            </w:pict>
          </mc:Fallback>
        </mc:AlternateContent>
      </w:r>
      <w:r w:rsidR="00E43786">
        <w:rPr>
          <w:noProof/>
          <w:lang w:val="es-CL" w:eastAsia="es-CL"/>
        </w:rPr>
        <mc:AlternateContent>
          <mc:Choice Requires="wps">
            <w:drawing>
              <wp:anchor distT="0" distB="0" distL="114300" distR="114300" simplePos="0" relativeHeight="252293632" behindDoc="0" locked="0" layoutInCell="1" allowOverlap="1" wp14:anchorId="0F0887D0" wp14:editId="554EE923">
                <wp:simplePos x="0" y="0"/>
                <wp:positionH relativeFrom="column">
                  <wp:posOffset>3140075</wp:posOffset>
                </wp:positionH>
                <wp:positionV relativeFrom="paragraph">
                  <wp:posOffset>1094105</wp:posOffset>
                </wp:positionV>
                <wp:extent cx="1287780" cy="318135"/>
                <wp:effectExtent l="0" t="19050" r="369570" b="62865"/>
                <wp:wrapNone/>
                <wp:docPr id="58678"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780" cy="318135"/>
                        </a:xfrm>
                        <a:prstGeom prst="wedgeRoundRectCallout">
                          <a:avLst>
                            <a:gd name="adj1" fmla="val 73835"/>
                            <a:gd name="adj2" fmla="val -28625"/>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1F21CC">
                            <w:pPr>
                              <w:jc w:val="center"/>
                            </w:pPr>
                            <w:proofErr w:type="spellStart"/>
                            <w:r>
                              <w:t>MySimioProject</w:t>
                            </w:r>
                            <w:proofErr w:type="spellEnd"/>
                          </w:p>
                          <w:p w:rsidR="00274538" w:rsidRDefault="00274538"/>
                          <w:p w:rsidR="00274538" w:rsidRDefault="00274538" w:rsidP="001F21CC">
                            <w:pPr>
                              <w:jc w:val="center"/>
                            </w:pPr>
                            <w:proofErr w:type="spellStart"/>
                            <w:r>
                              <w:t>MySimioProject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887D0" id="AutoShape 107" o:spid="_x0000_s1030" type="#_x0000_t62" style="position:absolute;left:0;text-align:left;margin-left:247.25pt;margin-top:86.15pt;width:101.4pt;height:25.05pt;z-index:25229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" adj="26748,4617" fillcolor="white [3201]" strokecolor="#fabf8f [1945]" strokeweight="1pt">
                <v:fill color2="#fbd4b4 [1305]" focus="100%" type="gradient"/>
                <v:shadow on="t" color="#974706 [1609]" opacity=".5" offset="1pt"/>
                <v:textbox>
                  <w:txbxContent>
                    <w:p w:rsidR="00274538" w:rsidRDefault="00274538" w:rsidP="001F21CC">
                      <w:pPr>
                        <w:jc w:val="center"/>
                      </w:pPr>
                      <w:proofErr w:type="spellStart"/>
                      <w:r>
                        <w:t>MySimioProject</w:t>
                      </w:r>
                      <w:proofErr w:type="spellEnd"/>
                    </w:p>
                    <w:p w:rsidR="00274538" w:rsidRDefault="00274538"/>
                    <w:p w:rsidR="00274538" w:rsidRDefault="00274538" w:rsidP="001F21CC">
                      <w:pPr>
                        <w:jc w:val="center"/>
                      </w:pPr>
                      <w:proofErr w:type="spellStart"/>
                      <w:r>
                        <w:t>MySimioProject</w:t>
                      </w:r>
                      <w:proofErr w:type="spellEnd"/>
                    </w:p>
                  </w:txbxContent>
                </v:textbox>
              </v:shape>
            </w:pict>
          </mc:Fallback>
        </mc:AlternateContent>
      </w:r>
      <w:r w:rsidR="00E43786">
        <w:rPr>
          <w:noProof/>
          <w:lang w:val="es-CL" w:eastAsia="es-CL"/>
        </w:rPr>
        <mc:AlternateContent>
          <mc:Choice Requires="wps">
            <w:drawing>
              <wp:anchor distT="0" distB="0" distL="114300" distR="114300" simplePos="0" relativeHeight="252318208" behindDoc="0" locked="0" layoutInCell="1" allowOverlap="1" wp14:anchorId="4F52D4DB" wp14:editId="37BCBA0A">
                <wp:simplePos x="0" y="0"/>
                <wp:positionH relativeFrom="column">
                  <wp:posOffset>2035175</wp:posOffset>
                </wp:positionH>
                <wp:positionV relativeFrom="paragraph">
                  <wp:posOffset>1017905</wp:posOffset>
                </wp:positionV>
                <wp:extent cx="920115" cy="466725"/>
                <wp:effectExtent l="381000" t="76200" r="32385" b="66675"/>
                <wp:wrapNone/>
                <wp:docPr id="58684"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466725"/>
                        </a:xfrm>
                        <a:prstGeom prst="wedgeRoundRectCallout">
                          <a:avLst>
                            <a:gd name="adj1" fmla="val -86589"/>
                            <a:gd name="adj2" fmla="val -60566"/>
                            <a:gd name="adj3" fmla="val 16667"/>
                          </a:avLst>
                        </a:prstGeom>
                        <a:gradFill rotWithShape="0">
                          <a:gsLst>
                            <a:gs pos="0">
                              <a:sysClr val="window" lastClr="FFFFFF">
                                <a:lumMod val="100000"/>
                                <a:lumOff val="0"/>
                              </a:sysClr>
                            </a:gs>
                            <a:gs pos="100000">
                              <a:srgbClr val="F79646">
                                <a:lumMod val="40000"/>
                                <a:lumOff val="60000"/>
                              </a:srgbClr>
                            </a:gs>
                          </a:gsLst>
                          <a:lin ang="5400000" scaled="1"/>
                        </a:gradFill>
                        <a:ln w="12700">
                          <a:solidFill>
                            <a:srgbClr val="F79646">
                              <a:lumMod val="60000"/>
                              <a:lumOff val="40000"/>
                            </a:srgbClr>
                          </a:solidFill>
                          <a:miter lim="800000"/>
                          <a:headEnd/>
                          <a:tailEnd/>
                        </a:ln>
                        <a:effectLst>
                          <a:outerShdw dist="28398" dir="3806097" algn="ctr" rotWithShape="0">
                            <a:srgbClr val="F79646">
                              <a:lumMod val="50000"/>
                              <a:lumOff val="0"/>
                              <a:alpha val="50000"/>
                            </a:srgbClr>
                          </a:outerShdw>
                        </a:effectLst>
                      </wps:spPr>
                      <wps:txbx>
                        <w:txbxContent>
                          <w:p w:rsidR="00274538" w:rsidRDefault="00274538">
                            <w:pPr>
                              <w:jc w:val="center"/>
                            </w:pPr>
                            <w:r>
                              <w:t>SIMIO Windows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2D4DB" id="AutoShape 101" o:spid="_x0000_s1031" type="#_x0000_t62" style="position:absolute;left:0;text-align:left;margin-left:160.25pt;margin-top:80.15pt;width:72.45pt;height:36.75pt;z-index:25231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" adj="-7903,-2282" strokecolor="#fac090" strokeweight="1pt">
                <v:fill color2="#fcd5b5" focus="100%" type="gradient"/>
                <v:shadow on="t" color="#984807" opacity=".5" offset="1pt"/>
                <v:textbox>
                  <w:txbxContent>
                    <w:p w:rsidR="00274538" w:rsidRDefault="00274538">
                      <w:pPr>
                        <w:jc w:val="center"/>
                      </w:pPr>
                      <w:r>
                        <w:t>SIMIO Windows</w:t>
                      </w:r>
                    </w:p>
                  </w:txbxContent>
                </v:textbox>
              </v:shape>
            </w:pict>
          </mc:Fallback>
        </mc:AlternateContent>
      </w:r>
      <w:r w:rsidR="00E43786">
        <w:rPr>
          <w:noProof/>
          <w:lang w:val="es-CL" w:eastAsia="es-CL"/>
        </w:rPr>
        <mc:AlternateContent>
          <mc:Choice Requires="wps">
            <w:drawing>
              <wp:anchor distT="0" distB="0" distL="114300" distR="114300" simplePos="0" relativeHeight="252308992" behindDoc="0" locked="0" layoutInCell="1" allowOverlap="1" wp14:anchorId="5E39DB5C" wp14:editId="6CA14E6E">
                <wp:simplePos x="0" y="0"/>
                <wp:positionH relativeFrom="column">
                  <wp:posOffset>215900</wp:posOffset>
                </wp:positionH>
                <wp:positionV relativeFrom="paragraph">
                  <wp:posOffset>932181</wp:posOffset>
                </wp:positionV>
                <wp:extent cx="895350" cy="288290"/>
                <wp:effectExtent l="95250" t="723900" r="38100" b="54610"/>
                <wp:wrapNone/>
                <wp:docPr id="58683"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288290"/>
                        </a:xfrm>
                        <a:prstGeom prst="wedgeRoundRectCallout">
                          <a:avLst>
                            <a:gd name="adj1" fmla="val -56378"/>
                            <a:gd name="adj2" fmla="val -287421"/>
                            <a:gd name="adj3" fmla="val 16667"/>
                          </a:avLst>
                        </a:prstGeom>
                        <a:gradFill rotWithShape="0">
                          <a:gsLst>
                            <a:gs pos="0">
                              <a:sysClr val="window" lastClr="FFFFFF">
                                <a:lumMod val="100000"/>
                                <a:lumOff val="0"/>
                              </a:sysClr>
                            </a:gs>
                            <a:gs pos="100000">
                              <a:srgbClr val="F79646">
                                <a:lumMod val="40000"/>
                                <a:lumOff val="60000"/>
                              </a:srgbClr>
                            </a:gs>
                          </a:gsLst>
                          <a:lin ang="5400000" scaled="1"/>
                        </a:gradFill>
                        <a:ln w="12700">
                          <a:solidFill>
                            <a:srgbClr val="F79646">
                              <a:lumMod val="60000"/>
                              <a:lumOff val="40000"/>
                            </a:srgbClr>
                          </a:solidFill>
                          <a:miter lim="800000"/>
                          <a:headEnd/>
                          <a:tailEnd/>
                        </a:ln>
                        <a:effectLst>
                          <a:outerShdw dist="28398" dir="3806097" algn="ctr" rotWithShape="0">
                            <a:srgbClr val="F79646">
                              <a:lumMod val="50000"/>
                              <a:lumOff val="0"/>
                              <a:alpha val="50000"/>
                            </a:srgbClr>
                          </a:outerShdw>
                        </a:effectLst>
                      </wps:spPr>
                      <wps:txbx>
                        <w:txbxContent>
                          <w:p w:rsidR="00274538" w:rsidRDefault="00274538" w:rsidP="00274538">
                            <w:pPr>
                              <w:jc w:val="center"/>
                            </w:pPr>
                            <w:r>
                              <w:t>File</w:t>
                            </w:r>
                          </w:p>
                          <w:p w:rsidR="00274538" w:rsidRDefault="00274538" w:rsidP="001F21CC">
                            <w:pPr>
                              <w:jc w:val="center"/>
                            </w:pPr>
                            <w:r>
                              <w:t>Open/Close Tab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39DB5C" id="_x0000_s1032" type="#_x0000_t62" style="position:absolute;left:0;text-align:left;margin-left:17pt;margin-top:73.4pt;width:70.5pt;height:22.7pt;z-index:2523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" adj="-1378,-51283" strokecolor="#fac090" strokeweight="1pt">
                <v:fill color2="#fcd5b5" focus="100%" type="gradient"/>
                <v:shadow on="t" color="#984807" opacity=".5" offset="1pt"/>
                <v:textbox>
                  <w:txbxContent>
                    <w:p w:rsidR="00274538" w:rsidRDefault="00274538" w:rsidP="00274538">
                      <w:pPr>
                        <w:jc w:val="center"/>
                      </w:pPr>
                      <w:r>
                        <w:t>File</w:t>
                      </w:r>
                    </w:p>
                    <w:p w:rsidR="00274538" w:rsidRDefault="00274538" w:rsidP="001F21CC">
                      <w:pPr>
                        <w:jc w:val="center"/>
                      </w:pPr>
                      <w:r>
                        <w:t>Open/Close Tab</w:t>
                      </w:r>
                    </w:p>
                  </w:txbxContent>
                </v:textbox>
              </v:shape>
            </w:pict>
          </mc:Fallback>
        </mc:AlternateContent>
      </w:r>
      <w:r w:rsidR="00E43786">
        <w:rPr>
          <w:noProof/>
          <w:lang w:val="es-CL" w:eastAsia="es-CL"/>
        </w:rPr>
        <mc:AlternateContent>
          <mc:Choice Requires="wps">
            <w:drawing>
              <wp:anchor distT="0" distB="0" distL="114300" distR="114300" simplePos="0" relativeHeight="252291584" behindDoc="0" locked="0" layoutInCell="1" allowOverlap="1" wp14:anchorId="034AD564" wp14:editId="68E90184">
                <wp:simplePos x="0" y="0"/>
                <wp:positionH relativeFrom="column">
                  <wp:posOffset>3444875</wp:posOffset>
                </wp:positionH>
                <wp:positionV relativeFrom="paragraph">
                  <wp:posOffset>2237105</wp:posOffset>
                </wp:positionV>
                <wp:extent cx="983615" cy="443230"/>
                <wp:effectExtent l="0" t="0" r="311785" b="204470"/>
                <wp:wrapNone/>
                <wp:docPr id="953" name="AutoShap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3615" cy="443230"/>
                        </a:xfrm>
                        <a:prstGeom prst="wedgeRoundRectCallout">
                          <a:avLst>
                            <a:gd name="adj1" fmla="val 72671"/>
                            <a:gd name="adj2" fmla="val 79944"/>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1F21CC">
                            <w:pPr>
                              <w:jc w:val="center"/>
                            </w:pPr>
                            <w:r>
                              <w:t>Property Inspector</w:t>
                            </w:r>
                            <w:r w:rsidRPr="00F51AF8">
                              <w:rPr>
                                <w:noProof/>
                                <w:lang w:val="es-CL" w:eastAsia="es-CL"/>
                              </w:rPr>
                              <w:drawing>
                                <wp:inline distT="0" distB="0" distL="0" distR="0" wp14:anchorId="5F8DDADA" wp14:editId="6011BE00">
                                  <wp:extent cx="744855" cy="1934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4855" cy="193469"/>
                                          </a:xfrm>
                                          <a:prstGeom prst="rect">
                                            <a:avLst/>
                                          </a:prstGeom>
                                          <a:noFill/>
                                          <a:ln>
                                            <a:noFill/>
                                          </a:ln>
                                        </pic:spPr>
                                      </pic:pic>
                                    </a:graphicData>
                                  </a:graphic>
                                </wp:inline>
                              </w:drawing>
                            </w:r>
                          </w:p>
                          <w:p w:rsidR="00274538" w:rsidRDefault="00274538"/>
                          <w:p w:rsidR="00274538" w:rsidRDefault="00274538" w:rsidP="001F21CC">
                            <w:pPr>
                              <w:jc w:val="center"/>
                            </w:pPr>
                            <w:r>
                              <w:t>Property Inspector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AD564" id="_x0000_s1033" type="#_x0000_t62" style="position:absolute;left:0;text-align:left;margin-left:271.25pt;margin-top:176.15pt;width:77.45pt;height:34.9pt;z-index:25229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" adj="26497,28068" fillcolor="white [3201]" strokecolor="#fabf8f [1945]" strokeweight="1pt">
                <v:fill color2="#fbd4b4 [1305]" focus="100%" type="gradient"/>
                <v:shadow on="t" color="#974706 [1609]" opacity=".5" offset="1pt"/>
                <v:textbox>
                  <w:txbxContent>
                    <w:p w:rsidR="00274538" w:rsidRDefault="00274538" w:rsidP="001F21CC">
                      <w:pPr>
                        <w:jc w:val="center"/>
                      </w:pPr>
                      <w:r>
                        <w:t>Property Inspector</w:t>
                      </w:r>
                      <w:r w:rsidRPr="00F51AF8">
                        <w:rPr>
                          <w:noProof/>
                          <w:lang w:val="es-CL" w:eastAsia="es-CL"/>
                        </w:rPr>
                        <w:drawing>
                          <wp:inline distT="0" distB="0" distL="0" distR="0" wp14:anchorId="5F8DDADA" wp14:editId="6011BE00">
                            <wp:extent cx="744855" cy="1934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4855" cy="193469"/>
                                    </a:xfrm>
                                    <a:prstGeom prst="rect">
                                      <a:avLst/>
                                    </a:prstGeom>
                                    <a:noFill/>
                                    <a:ln>
                                      <a:noFill/>
                                    </a:ln>
                                  </pic:spPr>
                                </pic:pic>
                              </a:graphicData>
                            </a:graphic>
                          </wp:inline>
                        </w:drawing>
                      </w:r>
                    </w:p>
                    <w:p w:rsidR="00274538" w:rsidRDefault="00274538"/>
                    <w:p w:rsidR="00274538" w:rsidRDefault="00274538" w:rsidP="001F21CC">
                      <w:pPr>
                        <w:jc w:val="center"/>
                      </w:pPr>
                      <w:r>
                        <w:t>Property Inspector</w:t>
                      </w:r>
                    </w:p>
                  </w:txbxContent>
                </v:textbox>
              </v:shape>
            </w:pict>
          </mc:Fallback>
        </mc:AlternateContent>
      </w:r>
      <w:r w:rsidR="00E43786">
        <w:rPr>
          <w:noProof/>
          <w:lang w:val="es-CL" w:eastAsia="es-CL"/>
        </w:rPr>
        <mc:AlternateContent>
          <mc:Choice Requires="wps">
            <w:drawing>
              <wp:anchor distT="0" distB="0" distL="114300" distR="114300" simplePos="0" relativeHeight="252311040" behindDoc="0" locked="0" layoutInCell="1" allowOverlap="1" wp14:anchorId="4DEC1AE4" wp14:editId="75D089EC">
                <wp:simplePos x="0" y="0"/>
                <wp:positionH relativeFrom="column">
                  <wp:posOffset>4073524</wp:posOffset>
                </wp:positionH>
                <wp:positionV relativeFrom="paragraph">
                  <wp:posOffset>65405</wp:posOffset>
                </wp:positionV>
                <wp:extent cx="771525" cy="285750"/>
                <wp:effectExtent l="0" t="0" r="238125" b="266700"/>
                <wp:wrapNone/>
                <wp:docPr id="58680"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285750"/>
                        </a:xfrm>
                        <a:prstGeom prst="wedgeRoundRectCallout">
                          <a:avLst>
                            <a:gd name="adj1" fmla="val 70061"/>
                            <a:gd name="adj2" fmla="val 115291"/>
                            <a:gd name="adj3" fmla="val 16667"/>
                          </a:avLst>
                        </a:prstGeom>
                        <a:gradFill rotWithShape="0">
                          <a:gsLst>
                            <a:gs pos="0">
                              <a:sysClr val="window" lastClr="FFFFFF">
                                <a:lumMod val="100000"/>
                                <a:lumOff val="0"/>
                              </a:sysClr>
                            </a:gs>
                            <a:gs pos="100000">
                              <a:srgbClr val="F79646">
                                <a:lumMod val="40000"/>
                                <a:lumOff val="60000"/>
                              </a:srgbClr>
                            </a:gs>
                          </a:gsLst>
                          <a:lin ang="5400000" scaled="1"/>
                        </a:gradFill>
                        <a:ln w="12700">
                          <a:solidFill>
                            <a:srgbClr val="F79646">
                              <a:lumMod val="60000"/>
                              <a:lumOff val="40000"/>
                            </a:srgbClr>
                          </a:solidFill>
                          <a:miter lim="800000"/>
                          <a:headEnd/>
                          <a:tailEnd/>
                        </a:ln>
                        <a:effectLst>
                          <a:outerShdw dist="28398" dir="3806097" algn="ctr" rotWithShape="0">
                            <a:srgbClr val="F79646">
                              <a:lumMod val="50000"/>
                              <a:lumOff val="0"/>
                              <a:alpha val="50000"/>
                            </a:srgbClr>
                          </a:outerShdw>
                        </a:effectLst>
                      </wps:spPr>
                      <wps:txbx>
                        <w:txbxContent>
                          <w:p w:rsidR="00274538" w:rsidRDefault="00274538" w:rsidP="001F21CC">
                            <w:pPr>
                              <w:jc w:val="center"/>
                            </w:pPr>
                            <w:r>
                              <w:t>Units</w:t>
                            </w:r>
                          </w:p>
                          <w:p w:rsidR="00274538" w:rsidRDefault="00274538"/>
                          <w:p w:rsidR="00274538" w:rsidRDefault="00274538" w:rsidP="001F21CC">
                            <w:pPr>
                              <w:jc w:val="center"/>
                            </w:pPr>
                            <w:r>
                              <w:t>Units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EC1AE4" id="_x0000_s1034" type="#_x0000_t62" style="position:absolute;left:0;text-align:left;margin-left:320.75pt;margin-top:5.15pt;width:60.75pt;height:22.5pt;z-index:25231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" adj="25933,35703" strokecolor="#fac090" strokeweight="1pt">
                <v:fill color2="#fcd5b5" focus="100%" type="gradient"/>
                <v:shadow on="t" color="#984807" opacity=".5" offset="1pt"/>
                <v:textbox>
                  <w:txbxContent>
                    <w:p w:rsidR="00274538" w:rsidRDefault="00274538" w:rsidP="001F21CC">
                      <w:pPr>
                        <w:jc w:val="center"/>
                      </w:pPr>
                      <w:r>
                        <w:t>Units</w:t>
                      </w:r>
                    </w:p>
                    <w:p w:rsidR="00274538" w:rsidRDefault="00274538"/>
                    <w:p w:rsidR="00274538" w:rsidRDefault="00274538" w:rsidP="001F21CC">
                      <w:pPr>
                        <w:jc w:val="center"/>
                      </w:pPr>
                      <w:r>
                        <w:t>Units</w:t>
                      </w:r>
                    </w:p>
                  </w:txbxContent>
                </v:textbox>
              </v:shape>
            </w:pict>
          </mc:Fallback>
        </mc:AlternateContent>
      </w:r>
      <w:r w:rsidR="008809A0" w:rsidRPr="00274538">
        <w:rPr>
          <w:lang w:val="es-VE"/>
        </w:rPr>
        <w:t xml:space="preserve"> </w:t>
      </w:r>
      <w:r w:rsidR="008809A0">
        <w:rPr>
          <w:noProof/>
          <w:lang w:val="es-CL" w:eastAsia="es-CL"/>
        </w:rPr>
        <mc:AlternateContent>
          <mc:Choice Requires="wps">
            <w:drawing>
              <wp:anchor distT="0" distB="0" distL="114300" distR="114300" simplePos="0" relativeHeight="252292608" behindDoc="0" locked="0" layoutInCell="1" allowOverlap="1" wp14:anchorId="228588EC" wp14:editId="77E29D06">
                <wp:simplePos x="0" y="0"/>
                <wp:positionH relativeFrom="column">
                  <wp:posOffset>4997450</wp:posOffset>
                </wp:positionH>
                <wp:positionV relativeFrom="paragraph">
                  <wp:posOffset>1692910</wp:posOffset>
                </wp:positionV>
                <wp:extent cx="1254125" cy="514350"/>
                <wp:effectExtent l="0" t="342900" r="41275" b="57150"/>
                <wp:wrapNone/>
                <wp:docPr id="58677"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14350"/>
                        </a:xfrm>
                        <a:prstGeom prst="wedgeRoundRectCallout">
                          <a:avLst>
                            <a:gd name="adj1" fmla="val -31801"/>
                            <a:gd name="adj2" fmla="val -112240"/>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1F21CC">
                            <w:pPr>
                              <w:jc w:val="center"/>
                            </w:pPr>
                            <w:r>
                              <w:t xml:space="preserve">Objects in </w:t>
                            </w:r>
                            <w:proofErr w:type="spellStart"/>
                            <w:r>
                              <w:t>MySimioProject</w:t>
                            </w:r>
                            <w:proofErr w:type="spellEnd"/>
                          </w:p>
                          <w:p w:rsidR="00274538" w:rsidRDefault="00274538"/>
                          <w:p w:rsidR="00274538" w:rsidRDefault="00274538" w:rsidP="001F21CC">
                            <w:pPr>
                              <w:jc w:val="center"/>
                            </w:pPr>
                            <w:r>
                              <w:t xml:space="preserve">Objects in </w:t>
                            </w:r>
                            <w:proofErr w:type="spellStart"/>
                            <w:r>
                              <w:t>MySimioProject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8588EC" id="AutoShape 106" o:spid="_x0000_s1035" type="#_x0000_t62" style="position:absolute;left:0;text-align:left;margin-left:393.5pt;margin-top:133.3pt;width:98.75pt;height:40.5pt;z-index:25229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" adj="3931,-13444" fillcolor="white [3201]" strokecolor="#fabf8f [1945]" strokeweight="1pt">
                <v:fill color2="#fbd4b4 [1305]" focus="100%" type="gradient"/>
                <v:shadow on="t" color="#974706 [1609]" opacity=".5" offset="1pt"/>
                <v:textbox>
                  <w:txbxContent>
                    <w:p w:rsidR="00274538" w:rsidRDefault="00274538" w:rsidP="001F21CC">
                      <w:pPr>
                        <w:jc w:val="center"/>
                      </w:pPr>
                      <w:r>
                        <w:t xml:space="preserve">Objects in </w:t>
                      </w:r>
                      <w:proofErr w:type="spellStart"/>
                      <w:r>
                        <w:t>MySimioProject</w:t>
                      </w:r>
                      <w:proofErr w:type="spellEnd"/>
                    </w:p>
                    <w:p w:rsidR="00274538" w:rsidRDefault="00274538"/>
                    <w:p w:rsidR="00274538" w:rsidRDefault="00274538" w:rsidP="001F21CC">
                      <w:pPr>
                        <w:jc w:val="center"/>
                      </w:pPr>
                      <w:r>
                        <w:t xml:space="preserve">Objects in </w:t>
                      </w:r>
                      <w:proofErr w:type="spellStart"/>
                      <w:r>
                        <w:t>MySimioProject</w:t>
                      </w:r>
                      <w:proofErr w:type="spellEnd"/>
                    </w:p>
                  </w:txbxContent>
                </v:textbox>
              </v:shape>
            </w:pict>
          </mc:Fallback>
        </mc:AlternateContent>
      </w:r>
      <w:r w:rsidR="008809A0">
        <w:rPr>
          <w:noProof/>
          <w:lang w:val="es-CL" w:eastAsia="es-CL"/>
        </w:rPr>
        <mc:AlternateContent>
          <mc:Choice Requires="wps">
            <w:drawing>
              <wp:anchor distT="0" distB="0" distL="114300" distR="114300" simplePos="0" relativeHeight="252290560" behindDoc="0" locked="0" layoutInCell="1" allowOverlap="1" wp14:anchorId="4BAEE079" wp14:editId="0EE64E03">
                <wp:simplePos x="0" y="0"/>
                <wp:positionH relativeFrom="column">
                  <wp:posOffset>968375</wp:posOffset>
                </wp:positionH>
                <wp:positionV relativeFrom="paragraph">
                  <wp:posOffset>2407285</wp:posOffset>
                </wp:positionV>
                <wp:extent cx="859790" cy="499745"/>
                <wp:effectExtent l="361950" t="57150" r="35560" b="52705"/>
                <wp:wrapNone/>
                <wp:docPr id="58681" name="Auto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790" cy="499745"/>
                        </a:xfrm>
                        <a:prstGeom prst="wedgeRoundRectCallout">
                          <a:avLst>
                            <a:gd name="adj1" fmla="val -87028"/>
                            <a:gd name="adj2" fmla="val -56500"/>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1F21CC">
                            <w:pPr>
                              <w:jc w:val="center"/>
                            </w:pPr>
                            <w:r>
                              <w:t>[Standard Library]</w:t>
                            </w:r>
                          </w:p>
                          <w:p w:rsidR="00274538" w:rsidRDefault="00274538"/>
                          <w:p w:rsidR="00274538" w:rsidRDefault="00274538" w:rsidP="001F21CC">
                            <w:pPr>
                              <w:jc w:val="center"/>
                            </w:pPr>
                            <w:r>
                              <w:t>[Standard Library]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EE079" id="AutoShape 103" o:spid="_x0000_s1036" type="#_x0000_t62" style="position:absolute;left:0;text-align:left;margin-left:76.25pt;margin-top:189.55pt;width:67.7pt;height:39.35pt;z-index:25229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" adj="-7998,-1404" fillcolor="white [3201]" strokecolor="#fabf8f [1945]" strokeweight="1pt">
                <v:fill color2="#fbd4b4 [1305]" focus="100%" type="gradient"/>
                <v:shadow on="t" color="#974706 [1609]" opacity=".5" offset="1pt"/>
                <v:textbox>
                  <w:txbxContent>
                    <w:p w:rsidR="00274538" w:rsidRDefault="00274538" w:rsidP="001F21CC">
                      <w:pPr>
                        <w:jc w:val="center"/>
                      </w:pPr>
                      <w:r>
                        <w:t>[Standard Library]</w:t>
                      </w:r>
                    </w:p>
                    <w:p w:rsidR="00274538" w:rsidRDefault="00274538"/>
                    <w:p w:rsidR="00274538" w:rsidRDefault="00274538" w:rsidP="001F21CC">
                      <w:pPr>
                        <w:jc w:val="center"/>
                      </w:pPr>
                      <w:r>
                        <w:t>[Standard Library]</w:t>
                      </w:r>
                    </w:p>
                  </w:txbxContent>
                </v:textbox>
              </v:shape>
            </w:pict>
          </mc:Fallback>
        </mc:AlternateContent>
      </w:r>
      <w:r w:rsidR="008809A0">
        <w:rPr>
          <w:noProof/>
          <w:lang w:val="es-CL" w:eastAsia="es-CL"/>
        </w:rPr>
        <mc:AlternateContent>
          <mc:Choice Requires="wps">
            <w:drawing>
              <wp:anchor distT="0" distB="0" distL="114300" distR="114300" simplePos="0" relativeHeight="252317184" behindDoc="0" locked="0" layoutInCell="1" allowOverlap="1" wp14:anchorId="72AEC146" wp14:editId="3539885A">
                <wp:simplePos x="0" y="0"/>
                <wp:positionH relativeFrom="column">
                  <wp:posOffset>1037590</wp:posOffset>
                </wp:positionH>
                <wp:positionV relativeFrom="paragraph">
                  <wp:posOffset>3750310</wp:posOffset>
                </wp:positionV>
                <wp:extent cx="859790" cy="499745"/>
                <wp:effectExtent l="514350" t="0" r="35560" b="52705"/>
                <wp:wrapNone/>
                <wp:docPr id="58687" name="Auto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790" cy="499745"/>
                        </a:xfrm>
                        <a:prstGeom prst="wedgeRoundRectCallout">
                          <a:avLst>
                            <a:gd name="adj1" fmla="val -104753"/>
                            <a:gd name="adj2" fmla="val 44517"/>
                            <a:gd name="adj3" fmla="val 16667"/>
                          </a:avLst>
                        </a:prstGeom>
                        <a:gradFill rotWithShape="0">
                          <a:gsLst>
                            <a:gs pos="0">
                              <a:sysClr val="window" lastClr="FFFFFF">
                                <a:lumMod val="100000"/>
                                <a:lumOff val="0"/>
                              </a:sysClr>
                            </a:gs>
                            <a:gs pos="100000">
                              <a:srgbClr val="F79646">
                                <a:lumMod val="40000"/>
                                <a:lumOff val="60000"/>
                              </a:srgbClr>
                            </a:gs>
                          </a:gsLst>
                          <a:lin ang="5400000" scaled="1"/>
                        </a:gradFill>
                        <a:ln w="12700">
                          <a:solidFill>
                            <a:srgbClr val="F79646">
                              <a:lumMod val="60000"/>
                              <a:lumOff val="40000"/>
                            </a:srgbClr>
                          </a:solidFill>
                          <a:miter lim="800000"/>
                          <a:headEnd/>
                          <a:tailEnd/>
                        </a:ln>
                        <a:effectLst>
                          <a:outerShdw dist="28398" dir="3806097" algn="ctr" rotWithShape="0">
                            <a:srgbClr val="F79646">
                              <a:lumMod val="50000"/>
                              <a:lumOff val="0"/>
                              <a:alpha val="50000"/>
                            </a:srgbClr>
                          </a:outerShdw>
                        </a:effectLst>
                      </wps:spPr>
                      <wps:txbx>
                        <w:txbxContent>
                          <w:p w:rsidR="00274538" w:rsidRDefault="00274538" w:rsidP="003C0879">
                            <w:pPr>
                              <w:jc w:val="center"/>
                            </w:pPr>
                            <w:r>
                              <w:t>[Project Library]</w:t>
                            </w:r>
                          </w:p>
                          <w:p w:rsidR="00274538" w:rsidRDefault="00274538" w:rsidP="003C0879"/>
                          <w:p w:rsidR="00274538" w:rsidRDefault="00274538" w:rsidP="003C0879">
                            <w:pPr>
                              <w:jc w:val="center"/>
                            </w:pPr>
                            <w:r>
                              <w:t>[Standard Library]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EC146" id="_x0000_s1037" type="#_x0000_t62" style="position:absolute;left:0;text-align:left;margin-left:81.7pt;margin-top:295.3pt;width:67.7pt;height:39.35pt;z-index:2523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" adj="-11827,20416" strokecolor="#fac090" strokeweight="1pt">
                <v:fill color2="#fcd5b5" focus="100%" type="gradient"/>
                <v:shadow on="t" color="#984807" opacity=".5" offset="1pt"/>
                <v:textbox>
                  <w:txbxContent>
                    <w:p w:rsidR="00274538" w:rsidRDefault="00274538" w:rsidP="003C0879">
                      <w:pPr>
                        <w:jc w:val="center"/>
                      </w:pPr>
                      <w:r>
                        <w:t>[Project Library]</w:t>
                      </w:r>
                    </w:p>
                    <w:p w:rsidR="00274538" w:rsidRDefault="00274538" w:rsidP="003C0879"/>
                    <w:p w:rsidR="00274538" w:rsidRDefault="00274538" w:rsidP="003C0879">
                      <w:pPr>
                        <w:jc w:val="center"/>
                      </w:pPr>
                      <w:r>
                        <w:t>[Standard Library]</w:t>
                      </w:r>
                    </w:p>
                  </w:txbxContent>
                </v:textbox>
              </v:shape>
            </w:pict>
          </mc:Fallback>
        </mc:AlternateContent>
      </w:r>
      <w:r w:rsidR="008809A0">
        <w:rPr>
          <w:noProof/>
          <w:lang w:val="es-CL" w:eastAsia="es-CL"/>
        </w:rPr>
        <mc:AlternateContent>
          <mc:Choice Requires="wps">
            <w:drawing>
              <wp:anchor distT="0" distB="0" distL="114300" distR="114300" simplePos="0" relativeHeight="252310016" behindDoc="0" locked="0" layoutInCell="1" allowOverlap="1" wp14:anchorId="7B30AA27" wp14:editId="14FC829F">
                <wp:simplePos x="0" y="0"/>
                <wp:positionH relativeFrom="column">
                  <wp:posOffset>3359150</wp:posOffset>
                </wp:positionH>
                <wp:positionV relativeFrom="paragraph">
                  <wp:posOffset>1550035</wp:posOffset>
                </wp:positionV>
                <wp:extent cx="920115" cy="459105"/>
                <wp:effectExtent l="0" t="0" r="718185" b="55245"/>
                <wp:wrapNone/>
                <wp:docPr id="58688"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459105"/>
                        </a:xfrm>
                        <a:prstGeom prst="wedgeRoundRectCallout">
                          <a:avLst>
                            <a:gd name="adj1" fmla="val 121486"/>
                            <a:gd name="adj2" fmla="val -48118"/>
                            <a:gd name="adj3" fmla="val 16667"/>
                          </a:avLst>
                        </a:prstGeom>
                        <a:gradFill rotWithShape="0">
                          <a:gsLst>
                            <a:gs pos="0">
                              <a:sysClr val="window" lastClr="FFFFFF">
                                <a:lumMod val="100000"/>
                                <a:lumOff val="0"/>
                              </a:sysClr>
                            </a:gs>
                            <a:gs pos="100000">
                              <a:srgbClr val="F79646">
                                <a:lumMod val="40000"/>
                                <a:lumOff val="60000"/>
                              </a:srgbClr>
                            </a:gs>
                          </a:gsLst>
                          <a:lin ang="5400000" scaled="1"/>
                        </a:gradFill>
                        <a:ln w="12700">
                          <a:solidFill>
                            <a:srgbClr val="F79646">
                              <a:lumMod val="60000"/>
                              <a:lumOff val="40000"/>
                            </a:srgbClr>
                          </a:solidFill>
                          <a:miter lim="800000"/>
                          <a:headEnd/>
                          <a:tailEnd/>
                        </a:ln>
                        <a:effectLst>
                          <a:outerShdw dist="28398" dir="3806097" algn="ctr" rotWithShape="0">
                            <a:srgbClr val="F79646">
                              <a:lumMod val="50000"/>
                              <a:lumOff val="0"/>
                              <a:alpha val="50000"/>
                            </a:srgbClr>
                          </a:outerShdw>
                        </a:effectLst>
                      </wps:spPr>
                      <wps:txbx>
                        <w:txbxContent>
                          <w:p w:rsidR="00274538" w:rsidRDefault="00274538" w:rsidP="001F21CC">
                            <w:pPr>
                              <w:jc w:val="center"/>
                            </w:pPr>
                            <w:r>
                              <w:t>Navigation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0AA27" id="_x0000_s1038" type="#_x0000_t62" style="position:absolute;left:0;text-align:left;margin-left:264.5pt;margin-top:122.05pt;width:72.45pt;height:36.15pt;z-index:25231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" adj="37041,407" strokecolor="#fac090" strokeweight="1pt">
                <v:fill color2="#fcd5b5" focus="100%" type="gradient"/>
                <v:shadow on="t" color="#984807" opacity=".5" offset="1pt"/>
                <v:textbox>
                  <w:txbxContent>
                    <w:p w:rsidR="00274538" w:rsidRDefault="00274538" w:rsidP="001F21CC">
                      <w:pPr>
                        <w:jc w:val="center"/>
                      </w:pPr>
                      <w:r>
                        <w:t>Navigation Panel</w:t>
                      </w:r>
                    </w:p>
                  </w:txbxContent>
                </v:textbox>
              </v:shape>
            </w:pict>
          </mc:Fallback>
        </mc:AlternateContent>
      </w:r>
      <w:r w:rsidR="008809A0">
        <w:rPr>
          <w:noProof/>
          <w:lang w:val="es-CL" w:eastAsia="es-CL"/>
        </w:rPr>
        <w:drawing>
          <wp:inline distT="0" distB="0" distL="0" distR="0" wp14:anchorId="362BC955" wp14:editId="48D784DD">
            <wp:extent cx="6209558" cy="4837810"/>
            <wp:effectExtent l="19050" t="0" r="742" b="0"/>
            <wp:docPr id="58742" name="Picture 58742" descr="C:\Users\steve\AppData\Local\Temp\SNAGHTML2a91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AppData\Local\Temp\SNAGHTML2a91061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6716" cy="4843387"/>
                    </a:xfrm>
                    <a:prstGeom prst="rect">
                      <a:avLst/>
                    </a:prstGeom>
                    <a:noFill/>
                    <a:ln>
                      <a:noFill/>
                    </a:ln>
                  </pic:spPr>
                </pic:pic>
              </a:graphicData>
            </a:graphic>
          </wp:inline>
        </w:drawing>
      </w:r>
    </w:p>
    <w:p w:rsidR="008809A0" w:rsidRPr="00274538" w:rsidRDefault="008809A0" w:rsidP="001F21CC">
      <w:pPr>
        <w:pStyle w:val="Descripcin"/>
        <w:rPr>
          <w:lang w:val="es-VE"/>
        </w:rPr>
      </w:pPr>
      <w:bookmarkStart w:id="2" w:name="_Ref266730890"/>
      <w:r w:rsidRPr="00274538">
        <w:rPr>
          <w:lang w:val="es-VE"/>
        </w:rPr>
        <w:t>Fig</w:t>
      </w:r>
      <w:r w:rsidR="008A25D5" w:rsidRPr="00274538">
        <w:rPr>
          <w:lang w:val="es-VE"/>
        </w:rPr>
        <w:t>ura</w:t>
      </w:r>
      <w:r w:rsidRPr="00274538">
        <w:rPr>
          <w:lang w:val="es-VE"/>
        </w:rPr>
        <w:t xml:space="preserve"> </w:t>
      </w:r>
      <w:r w:rsidR="00B71618">
        <w:fldChar w:fldCharType="begin"/>
      </w:r>
      <w:r w:rsidR="00B71618" w:rsidRPr="00274538">
        <w:rPr>
          <w:lang w:val="es-VE"/>
        </w:rPr>
        <w:instrText xml:space="preserve"> STYLEREF 1 \s </w:instrText>
      </w:r>
      <w:r w:rsidR="00B71618">
        <w:fldChar w:fldCharType="separate"/>
      </w:r>
      <w:r w:rsidR="008F0C19">
        <w:rPr>
          <w:noProof/>
          <w:lang w:val="es-VE"/>
        </w:rPr>
        <w:t>0</w:t>
      </w:r>
      <w:r w:rsidR="00B71618">
        <w:rPr>
          <w:noProof/>
        </w:rPr>
        <w:fldChar w:fldCharType="end"/>
      </w:r>
      <w:r w:rsidRPr="00274538">
        <w:rPr>
          <w:lang w:val="es-VE"/>
        </w:rPr>
        <w:t>.</w:t>
      </w:r>
      <w:r w:rsidR="00B71618">
        <w:fldChar w:fldCharType="begin"/>
      </w:r>
      <w:r w:rsidR="00B71618" w:rsidRPr="00274538">
        <w:rPr>
          <w:lang w:val="es-VE"/>
        </w:rPr>
        <w:instrText xml:space="preserve"> SEQ Figure \* ARABIC \s 1 </w:instrText>
      </w:r>
      <w:r w:rsidR="00B71618">
        <w:fldChar w:fldCharType="separate"/>
      </w:r>
      <w:r w:rsidR="008F0C19">
        <w:rPr>
          <w:noProof/>
          <w:lang w:val="es-VE"/>
        </w:rPr>
        <w:t>1</w:t>
      </w:r>
      <w:r w:rsidR="00B71618">
        <w:rPr>
          <w:noProof/>
        </w:rPr>
        <w:fldChar w:fldCharType="end"/>
      </w:r>
      <w:bookmarkEnd w:id="2"/>
      <w:r w:rsidRPr="00274538">
        <w:rPr>
          <w:lang w:val="es-VE"/>
        </w:rPr>
        <w:t xml:space="preserve">: </w:t>
      </w:r>
      <w:r w:rsidR="008A25D5" w:rsidRPr="00274538">
        <w:rPr>
          <w:lang w:val="es-VE"/>
        </w:rPr>
        <w:t xml:space="preserve">Abriendo la ventana de </w:t>
      </w:r>
      <w:r w:rsidRPr="00274538">
        <w:rPr>
          <w:lang w:val="es-VE"/>
        </w:rPr>
        <w:t xml:space="preserve">SIMIO </w:t>
      </w:r>
    </w:p>
    <w:p w:rsidR="008A25D5" w:rsidRPr="00274538" w:rsidRDefault="008A25D5">
      <w:pPr>
        <w:rPr>
          <w:lang w:val="es-VE"/>
        </w:rPr>
      </w:pPr>
    </w:p>
    <w:p w:rsidR="008A25D5" w:rsidRDefault="003F6A4F">
      <w:pPr>
        <w:rPr>
          <w:lang w:val="es-VE"/>
        </w:rPr>
      </w:pPr>
      <w:r w:rsidRPr="00274538">
        <w:rPr>
          <w:lang w:val="es-VE"/>
        </w:rPr>
        <w:t>Otros recursos disponibles de SIMIO se puede</w:t>
      </w:r>
      <w:r>
        <w:rPr>
          <w:lang w:val="es-VE"/>
        </w:rPr>
        <w:t xml:space="preserve">n encontrar en el botón </w:t>
      </w:r>
      <w:r w:rsidRPr="00274538">
        <w:rPr>
          <w:lang w:val="es-VE"/>
        </w:rPr>
        <w:t>“</w:t>
      </w:r>
      <w:proofErr w:type="spellStart"/>
      <w:r w:rsidR="0066697D">
        <w:rPr>
          <w:i/>
          <w:lang w:val="es-VE"/>
        </w:rPr>
        <w:t>Help</w:t>
      </w:r>
      <w:proofErr w:type="spellEnd"/>
      <w:r>
        <w:rPr>
          <w:lang w:val="es-VE"/>
        </w:rPr>
        <w:t xml:space="preserve">”. En la sección </w:t>
      </w:r>
      <w:r w:rsidRPr="00274538">
        <w:rPr>
          <w:lang w:val="es-VE"/>
        </w:rPr>
        <w:t>“</w:t>
      </w:r>
      <w:proofErr w:type="spellStart"/>
      <w:r w:rsidR="0066697D">
        <w:rPr>
          <w:i/>
          <w:lang w:val="es-VE"/>
        </w:rPr>
        <w:t>Learning</w:t>
      </w:r>
      <w:proofErr w:type="spellEnd"/>
      <w:r>
        <w:rPr>
          <w:i/>
          <w:lang w:val="es-VE"/>
        </w:rPr>
        <w:t xml:space="preserve"> SIMIO</w:t>
      </w:r>
      <w:r w:rsidRPr="00274538">
        <w:rPr>
          <w:lang w:val="es-VE"/>
        </w:rPr>
        <w:t>”, los “</w:t>
      </w:r>
      <w:proofErr w:type="spellStart"/>
      <w:r w:rsidRPr="00274538">
        <w:rPr>
          <w:rStyle w:val="Hipervnculo"/>
          <w:i/>
          <w:lang w:val="es-VE"/>
        </w:rPr>
        <w:t>SimBits</w:t>
      </w:r>
      <w:proofErr w:type="spellEnd"/>
      <w:r w:rsidRPr="00274538">
        <w:rPr>
          <w:lang w:val="es-VE"/>
        </w:rPr>
        <w:t>” te referirá</w:t>
      </w:r>
      <w:r w:rsidR="00870DCA">
        <w:rPr>
          <w:lang w:val="es-VE"/>
        </w:rPr>
        <w:t>n</w:t>
      </w:r>
      <w:r w:rsidRPr="00274538">
        <w:rPr>
          <w:lang w:val="es-VE"/>
        </w:rPr>
        <w:t xml:space="preserve"> a un</w:t>
      </w:r>
      <w:r>
        <w:rPr>
          <w:lang w:val="es-VE"/>
        </w:rPr>
        <w:t>a</w:t>
      </w:r>
      <w:r w:rsidRPr="00274538">
        <w:rPr>
          <w:lang w:val="es-VE"/>
        </w:rPr>
        <w:t xml:space="preserve"> librer</w:t>
      </w:r>
      <w:r>
        <w:rPr>
          <w:lang w:val="es-VE"/>
        </w:rPr>
        <w:t xml:space="preserve">ía que contiene modelos básicos </w:t>
      </w:r>
      <w:r w:rsidR="001541FC">
        <w:rPr>
          <w:lang w:val="es-VE"/>
        </w:rPr>
        <w:t xml:space="preserve">(cada uno ilustra una estructura de modelado de SIMIO) </w:t>
      </w:r>
      <w:r w:rsidR="009A3F2A">
        <w:rPr>
          <w:lang w:val="es-VE"/>
        </w:rPr>
        <w:t xml:space="preserve">y la sección de </w:t>
      </w:r>
      <w:r w:rsidR="009A3F2A" w:rsidRPr="00274538">
        <w:rPr>
          <w:lang w:val="es-VE"/>
        </w:rPr>
        <w:t>“</w:t>
      </w:r>
      <w:proofErr w:type="spellStart"/>
      <w:r w:rsidR="009A3F2A" w:rsidRPr="00274538">
        <w:rPr>
          <w:rStyle w:val="Hipervnculo"/>
          <w:i/>
          <w:lang w:val="es-VE"/>
        </w:rPr>
        <w:t>Examples</w:t>
      </w:r>
      <w:proofErr w:type="spellEnd"/>
      <w:r w:rsidR="009A3F2A" w:rsidRPr="00274538">
        <w:rPr>
          <w:lang w:val="es-VE"/>
        </w:rPr>
        <w:t>”</w:t>
      </w:r>
      <w:r w:rsidR="009A3F2A">
        <w:rPr>
          <w:lang w:val="es-VE"/>
        </w:rPr>
        <w:t xml:space="preserve"> te referirá a una librería de modelos completos </w:t>
      </w:r>
      <w:r w:rsidR="00F51AF8">
        <w:rPr>
          <w:lang w:val="es-VE"/>
        </w:rPr>
        <w:t>que encontrará</w:t>
      </w:r>
      <w:del w:id="3" w:author="Postgrado" w:date="2016-09-21T14:08:00Z">
        <w:r w:rsidR="00F51AF8" w:rsidDel="00FC31AC">
          <w:rPr>
            <w:lang w:val="es-VE"/>
          </w:rPr>
          <w:delText>s</w:delText>
        </w:r>
      </w:del>
      <w:r w:rsidR="00F51AF8">
        <w:rPr>
          <w:lang w:val="es-VE"/>
        </w:rPr>
        <w:t xml:space="preserve"> muy interesante. También encontrará</w:t>
      </w:r>
      <w:del w:id="4" w:author="Postgrado" w:date="2016-09-21T14:08:00Z">
        <w:r w:rsidR="00F51AF8" w:rsidDel="00FC31AC">
          <w:rPr>
            <w:lang w:val="es-VE"/>
          </w:rPr>
          <w:delText>s</w:delText>
        </w:r>
      </w:del>
      <w:r w:rsidR="00F51AF8">
        <w:rPr>
          <w:lang w:val="es-VE"/>
        </w:rPr>
        <w:t xml:space="preserve"> material de apoyo en una gran variedad de libros, videos, entrenamiento, y guías. </w:t>
      </w:r>
      <w:r w:rsidR="00B13624">
        <w:rPr>
          <w:lang w:val="es-VE"/>
        </w:rPr>
        <w:t>Recuerd</w:t>
      </w:r>
      <w:ins w:id="5" w:author="Postgrado" w:date="2016-09-21T14:09:00Z">
        <w:r w:rsidR="00FC31AC">
          <w:rPr>
            <w:lang w:val="es-VE"/>
          </w:rPr>
          <w:t>e</w:t>
        </w:r>
      </w:ins>
      <w:del w:id="6" w:author="Postgrado" w:date="2016-09-21T14:09:00Z">
        <w:r w:rsidR="00B13624" w:rsidDel="00FC31AC">
          <w:rPr>
            <w:lang w:val="es-VE"/>
          </w:rPr>
          <w:delText>a</w:delText>
        </w:r>
      </w:del>
      <w:r w:rsidR="00B13624">
        <w:rPr>
          <w:lang w:val="es-VE"/>
        </w:rPr>
        <w:t xml:space="preserve"> actualizar </w:t>
      </w:r>
      <w:ins w:id="7" w:author="Postgrado" w:date="2016-09-21T14:09:00Z">
        <w:r w:rsidR="00FC31AC">
          <w:rPr>
            <w:lang w:val="es-VE"/>
          </w:rPr>
          <w:t>s</w:t>
        </w:r>
      </w:ins>
      <w:del w:id="8" w:author="Postgrado" w:date="2016-09-21T14:09:00Z">
        <w:r w:rsidR="00B13624" w:rsidDel="00FC31AC">
          <w:rPr>
            <w:lang w:val="es-VE"/>
          </w:rPr>
          <w:delText>t</w:delText>
        </w:r>
      </w:del>
      <w:r w:rsidR="00B13624">
        <w:rPr>
          <w:lang w:val="es-VE"/>
        </w:rPr>
        <w:t xml:space="preserve">u versión de SIMIO utilizando </w:t>
      </w:r>
      <w:r w:rsidR="00B13624" w:rsidRPr="00274538">
        <w:rPr>
          <w:lang w:val="es-VE"/>
        </w:rPr>
        <w:t>“</w:t>
      </w:r>
      <w:del w:id="9" w:author="Postgrado" w:date="2016-09-21T14:13:00Z">
        <w:r w:rsidR="00B13624" w:rsidRPr="00274538" w:rsidDel="00FC31AC">
          <w:rPr>
            <w:lang w:val="es-VE"/>
          </w:rPr>
          <w:delText>version</w:delText>
        </w:r>
      </w:del>
      <w:ins w:id="10" w:author="Postgrado" w:date="2016-09-21T14:13:00Z">
        <w:r w:rsidR="00FC31AC">
          <w:rPr>
            <w:lang w:val="es-VE"/>
          </w:rPr>
          <w:pgNum/>
        </w:r>
        <w:proofErr w:type="spellStart"/>
        <w:r w:rsidR="00FC31AC">
          <w:rPr>
            <w:lang w:val="es-VE"/>
          </w:rPr>
          <w:t>ersión</w:t>
        </w:r>
      </w:ins>
      <w:proofErr w:type="spellEnd"/>
      <w:r w:rsidR="00B13624" w:rsidRPr="00274538">
        <w:rPr>
          <w:lang w:val="es-VE"/>
        </w:rPr>
        <w:t>”</w:t>
      </w:r>
      <w:r w:rsidR="00B13624">
        <w:rPr>
          <w:rStyle w:val="Refdenotaalpie"/>
        </w:rPr>
        <w:footnoteReference w:id="1"/>
      </w:r>
      <w:r w:rsidR="00B13624" w:rsidRPr="00274538">
        <w:rPr>
          <w:lang w:val="es-VE"/>
        </w:rPr>
        <w:t xml:space="preserve"> </w:t>
      </w:r>
      <w:r w:rsidR="00B13624">
        <w:rPr>
          <w:lang w:val="es-VE"/>
        </w:rPr>
        <w:t>en la sección</w:t>
      </w:r>
      <w:r w:rsidR="00B13624" w:rsidRPr="00274538">
        <w:rPr>
          <w:lang w:val="es-VE"/>
        </w:rPr>
        <w:t xml:space="preserve"> “</w:t>
      </w:r>
      <w:proofErr w:type="spellStart"/>
      <w:r w:rsidR="00B13624" w:rsidRPr="00274538">
        <w:rPr>
          <w:lang w:val="es-VE"/>
        </w:rPr>
        <w:t>My</w:t>
      </w:r>
      <w:proofErr w:type="spellEnd"/>
      <w:r w:rsidR="00B13624" w:rsidRPr="00274538">
        <w:rPr>
          <w:lang w:val="es-VE"/>
        </w:rPr>
        <w:t xml:space="preserve"> Software”</w:t>
      </w:r>
      <w:r w:rsidR="00B13624">
        <w:rPr>
          <w:lang w:val="es-VE"/>
        </w:rPr>
        <w:t xml:space="preserve">. </w:t>
      </w:r>
    </w:p>
    <w:p w:rsidR="00B13624" w:rsidRDefault="00B13624">
      <w:pPr>
        <w:rPr>
          <w:rStyle w:val="JRObjectChar"/>
          <w:lang w:val="es-VE"/>
        </w:rPr>
      </w:pPr>
      <w:r w:rsidRPr="00274538">
        <w:rPr>
          <w:b/>
          <w:i/>
          <w:lang w:val="es-VE"/>
        </w:rPr>
        <w:t xml:space="preserve">Paso </w:t>
      </w:r>
      <w:r w:rsidR="0015402C">
        <w:rPr>
          <w:b/>
          <w:i/>
          <w:lang w:val="es-VE"/>
        </w:rPr>
        <w:t>7</w:t>
      </w:r>
      <w:r w:rsidRPr="00274538">
        <w:rPr>
          <w:b/>
          <w:i/>
          <w:lang w:val="es-VE"/>
        </w:rPr>
        <w:t>:</w:t>
      </w:r>
      <w:r>
        <w:rPr>
          <w:b/>
          <w:i/>
          <w:lang w:val="es-VE"/>
        </w:rPr>
        <w:t xml:space="preserve"> </w:t>
      </w:r>
      <w:r>
        <w:rPr>
          <w:lang w:val="es-VE"/>
        </w:rPr>
        <w:t xml:space="preserve">Cuando un nuevo modelo es creado (referirse a la Figura 2.1) dos objetos son definidos </w:t>
      </w:r>
      <w:r w:rsidRPr="00274538">
        <w:rPr>
          <w:szCs w:val="28"/>
          <w:lang w:val="es-VE"/>
        </w:rPr>
        <w:t>automáticamente</w:t>
      </w:r>
      <w:r>
        <w:rPr>
          <w:lang w:val="es-VE"/>
        </w:rPr>
        <w:t xml:space="preserve"> El </w:t>
      </w:r>
      <w:proofErr w:type="spellStart"/>
      <w:r w:rsidRPr="00274538">
        <w:rPr>
          <w:rStyle w:val="JRObjectChar"/>
          <w:lang w:val="es-VE"/>
        </w:rPr>
        <w:t>Model</w:t>
      </w:r>
      <w:r>
        <w:rPr>
          <w:rStyle w:val="JRObjectChar"/>
          <w:lang w:val="es-VE"/>
        </w:rPr>
        <w:t>Entity</w:t>
      </w:r>
      <w:proofErr w:type="spellEnd"/>
      <w:r>
        <w:rPr>
          <w:rStyle w:val="JRObjectChar"/>
          <w:lang w:val="es-VE"/>
        </w:rPr>
        <w:t xml:space="preserve"> </w:t>
      </w:r>
      <w:r w:rsidRPr="00274538">
        <w:rPr>
          <w:lang w:val="es-CL"/>
        </w:rPr>
        <w:t xml:space="preserve">creará </w:t>
      </w:r>
      <w:r w:rsidRPr="00274538">
        <w:rPr>
          <w:lang w:val="es-VE"/>
        </w:rPr>
        <w:t>entidades</w:t>
      </w:r>
      <w:r w:rsidRPr="00274538">
        <w:rPr>
          <w:smallCaps/>
          <w:lang w:val="es-VE"/>
        </w:rPr>
        <w:t xml:space="preserve"> </w:t>
      </w:r>
      <w:r w:rsidRPr="00274538">
        <w:rPr>
          <w:lang w:val="es-VE"/>
        </w:rPr>
        <w:t>que</w:t>
      </w:r>
      <w:r w:rsidRPr="00274538">
        <w:rPr>
          <w:smallCaps/>
          <w:lang w:val="es-VE"/>
        </w:rPr>
        <w:t xml:space="preserve"> </w:t>
      </w:r>
      <w:r w:rsidRPr="00274538">
        <w:rPr>
          <w:lang w:val="es-VE"/>
        </w:rPr>
        <w:t>se</w:t>
      </w:r>
      <w:r w:rsidRPr="00274538">
        <w:rPr>
          <w:smallCaps/>
          <w:lang w:val="es-VE"/>
        </w:rPr>
        <w:t xml:space="preserve"> </w:t>
      </w:r>
      <w:r w:rsidRPr="00274538">
        <w:rPr>
          <w:lang w:val="es-VE"/>
        </w:rPr>
        <w:t>mueven</w:t>
      </w:r>
      <w:r w:rsidRPr="00274538">
        <w:rPr>
          <w:smallCaps/>
          <w:lang w:val="es-VE"/>
        </w:rPr>
        <w:t xml:space="preserve"> </w:t>
      </w:r>
      <w:r w:rsidRPr="00274538">
        <w:rPr>
          <w:lang w:val="es-VE"/>
        </w:rPr>
        <w:t>a</w:t>
      </w:r>
      <w:r w:rsidRPr="00274538">
        <w:rPr>
          <w:smallCaps/>
          <w:lang w:val="es-VE"/>
        </w:rPr>
        <w:t xml:space="preserve"> </w:t>
      </w:r>
      <w:r w:rsidRPr="00274538">
        <w:rPr>
          <w:lang w:val="es-VE"/>
        </w:rPr>
        <w:t>través</w:t>
      </w:r>
      <w:r>
        <w:rPr>
          <w:smallCaps/>
          <w:lang w:val="es-VE"/>
        </w:rPr>
        <w:t xml:space="preserve"> </w:t>
      </w:r>
      <w:r w:rsidRPr="00274538">
        <w:rPr>
          <w:lang w:val="es-VE"/>
        </w:rPr>
        <w:t>de</w:t>
      </w:r>
      <w:r>
        <w:rPr>
          <w:smallCaps/>
          <w:lang w:val="es-VE"/>
        </w:rPr>
        <w:t xml:space="preserve"> </w:t>
      </w:r>
      <w:r w:rsidRPr="00274538">
        <w:rPr>
          <w:lang w:val="es-VE"/>
        </w:rPr>
        <w:t>nuestro</w:t>
      </w:r>
      <w:r>
        <w:rPr>
          <w:smallCaps/>
          <w:lang w:val="es-VE"/>
        </w:rPr>
        <w:t xml:space="preserve"> </w:t>
      </w:r>
      <w:r w:rsidRPr="00274538">
        <w:rPr>
          <w:lang w:val="es-VE"/>
        </w:rPr>
        <w:t>modelo</w:t>
      </w:r>
      <w:r>
        <w:rPr>
          <w:smallCaps/>
          <w:lang w:val="es-VE"/>
        </w:rPr>
        <w:t xml:space="preserve"> </w:t>
      </w:r>
      <w:r w:rsidRPr="00274538">
        <w:rPr>
          <w:lang w:val="es-VE"/>
        </w:rPr>
        <w:t>mientras</w:t>
      </w:r>
      <w:r>
        <w:rPr>
          <w:smallCaps/>
          <w:lang w:val="es-VE"/>
        </w:rPr>
        <w:t xml:space="preserve"> </w:t>
      </w:r>
      <w:r w:rsidRPr="00274538">
        <w:rPr>
          <w:lang w:val="es-VE"/>
        </w:rPr>
        <w:t>que</w:t>
      </w:r>
      <w:r>
        <w:rPr>
          <w:lang w:val="es-VE"/>
        </w:rPr>
        <w:t xml:space="preserve"> </w:t>
      </w:r>
      <w:proofErr w:type="spellStart"/>
      <w:r w:rsidRPr="00274538">
        <w:rPr>
          <w:rStyle w:val="JRObjectChar"/>
          <w:lang w:val="es-VE"/>
        </w:rPr>
        <w:t>Model</w:t>
      </w:r>
      <w:proofErr w:type="spellEnd"/>
      <w:r>
        <w:rPr>
          <w:rStyle w:val="JRObjectChar"/>
          <w:lang w:val="es-VE"/>
        </w:rPr>
        <w:t xml:space="preserve"> </w:t>
      </w:r>
      <w:r>
        <w:rPr>
          <w:szCs w:val="28"/>
          <w:lang w:val="es-VE"/>
        </w:rPr>
        <w:t xml:space="preserve">va </w:t>
      </w:r>
      <w:r w:rsidRPr="00FF39D1">
        <w:rPr>
          <w:szCs w:val="28"/>
          <w:lang w:val="es-VE"/>
        </w:rPr>
        <w:t>a</w:t>
      </w:r>
      <w:r>
        <w:rPr>
          <w:szCs w:val="28"/>
          <w:lang w:val="es-VE"/>
        </w:rPr>
        <w:t xml:space="preserve"> </w:t>
      </w:r>
      <w:r w:rsidRPr="00274538">
        <w:rPr>
          <w:szCs w:val="28"/>
          <w:lang w:val="es-CL"/>
        </w:rPr>
        <w:t>contener</w:t>
      </w:r>
      <w:r>
        <w:rPr>
          <w:rStyle w:val="JRObjectChar"/>
          <w:lang w:val="es-VE"/>
        </w:rPr>
        <w:t xml:space="preserve"> </w:t>
      </w:r>
      <w:r w:rsidRPr="00274538">
        <w:rPr>
          <w:szCs w:val="28"/>
          <w:lang w:val="es-CL"/>
        </w:rPr>
        <w:t>objetos</w:t>
      </w:r>
      <w:r>
        <w:rPr>
          <w:smallCaps/>
          <w:szCs w:val="28"/>
          <w:lang w:val="es-VE"/>
        </w:rPr>
        <w:t xml:space="preserve"> </w:t>
      </w:r>
      <w:r w:rsidRPr="00274538">
        <w:rPr>
          <w:lang w:val="es-VE"/>
        </w:rPr>
        <w:t>posici</w:t>
      </w:r>
      <w:r>
        <w:rPr>
          <w:lang w:val="es-VE"/>
        </w:rPr>
        <w:t>onados</w:t>
      </w:r>
      <w:r w:rsidRPr="00274538">
        <w:rPr>
          <w:lang w:val="es-CL"/>
        </w:rPr>
        <w:t xml:space="preserve"> y el flujo</w:t>
      </w:r>
      <w:r w:rsidRPr="00274538">
        <w:rPr>
          <w:szCs w:val="28"/>
          <w:lang w:val="es-CL"/>
        </w:rPr>
        <w:t xml:space="preserve"> </w:t>
      </w:r>
      <w:r w:rsidRPr="00274538">
        <w:rPr>
          <w:lang w:val="es-CL"/>
        </w:rPr>
        <w:t>entre entidades.</w:t>
      </w:r>
      <w:r w:rsidRPr="00274538">
        <w:rPr>
          <w:szCs w:val="28"/>
          <w:lang w:val="es-CL"/>
        </w:rPr>
        <w:t xml:space="preserve"> </w:t>
      </w:r>
      <w:r w:rsidRPr="00274538">
        <w:rPr>
          <w:lang w:val="es-CL"/>
        </w:rPr>
        <w:t>En</w:t>
      </w:r>
      <w:r w:rsidRPr="00274538">
        <w:rPr>
          <w:szCs w:val="28"/>
          <w:lang w:val="es-CL"/>
        </w:rPr>
        <w:t xml:space="preserve"> </w:t>
      </w:r>
      <w:r w:rsidRPr="00274538">
        <w:rPr>
          <w:lang w:val="es-CL"/>
        </w:rPr>
        <w:t xml:space="preserve">cierto sentido, las entidades se moverán alrededor de los </w:t>
      </w:r>
      <w:r w:rsidR="0015402C" w:rsidRPr="00274538">
        <w:rPr>
          <w:lang w:val="es-CL"/>
        </w:rPr>
        <w:t>objetos posicionados o fijos</w:t>
      </w:r>
      <w:r w:rsidR="0015402C">
        <w:rPr>
          <w:rStyle w:val="JRObjectChar"/>
          <w:lang w:val="es-VE"/>
        </w:rPr>
        <w:t xml:space="preserve">. </w:t>
      </w:r>
    </w:p>
    <w:p w:rsidR="0015402C" w:rsidRDefault="0015402C">
      <w:pPr>
        <w:rPr>
          <w:rStyle w:val="JRObjectChar"/>
          <w:lang w:val="es-VE"/>
        </w:rPr>
      </w:pPr>
    </w:p>
    <w:p w:rsidR="0015402C" w:rsidRPr="0015402C" w:rsidRDefault="0015402C">
      <w:pPr>
        <w:rPr>
          <w:rStyle w:val="JRObjectChar"/>
          <w:lang w:val="es-VE"/>
        </w:rPr>
      </w:pPr>
      <w:r w:rsidRPr="00274538">
        <w:rPr>
          <w:b/>
          <w:i/>
          <w:lang w:val="es-VE"/>
        </w:rPr>
        <w:lastRenderedPageBreak/>
        <w:t>Paso</w:t>
      </w:r>
      <w:r w:rsidRPr="00274538">
        <w:rPr>
          <w:b/>
          <w:i/>
          <w:lang w:val="es-CL"/>
        </w:rPr>
        <w:t xml:space="preserve"> 8:</w:t>
      </w:r>
      <w:r>
        <w:rPr>
          <w:lang w:val="es-VE"/>
        </w:rPr>
        <w:t xml:space="preserve"> </w:t>
      </w:r>
      <w:r w:rsidRPr="00274538">
        <w:rPr>
          <w:lang w:val="es-CL"/>
        </w:rPr>
        <w:t>Presiona el botón</w:t>
      </w:r>
      <w:r>
        <w:rPr>
          <w:lang w:val="es-VE"/>
        </w:rPr>
        <w:t xml:space="preserve"> derecho del mouse</w:t>
      </w:r>
      <w:r w:rsidRPr="00274538">
        <w:rPr>
          <w:lang w:val="es-CL"/>
        </w:rPr>
        <w:t xml:space="preserve"> sobre el </w:t>
      </w:r>
      <w:proofErr w:type="spellStart"/>
      <w:r w:rsidRPr="00274538">
        <w:rPr>
          <w:lang w:val="es-VE"/>
        </w:rPr>
        <w:t>ModelEntity</w:t>
      </w:r>
      <w:proofErr w:type="spellEnd"/>
      <w:r w:rsidRPr="00274538">
        <w:rPr>
          <w:lang w:val="es-CL"/>
        </w:rPr>
        <w:t xml:space="preserve"> y luego en los objetos del </w:t>
      </w:r>
      <w:proofErr w:type="spellStart"/>
      <w:r w:rsidRPr="00274538">
        <w:rPr>
          <w:lang w:val="es-CL"/>
        </w:rPr>
        <w:t>model</w:t>
      </w:r>
      <w:proofErr w:type="spellEnd"/>
      <w:r>
        <w:rPr>
          <w:lang w:val="es-VE"/>
        </w:rPr>
        <w:t>o</w:t>
      </w:r>
      <w:r w:rsidRPr="00274538">
        <w:rPr>
          <w:lang w:val="es-CL"/>
        </w:rPr>
        <w:t xml:space="preserve"> en el panel de</w:t>
      </w:r>
      <w:r>
        <w:rPr>
          <w:rStyle w:val="JRObjectChar"/>
          <w:lang w:val="es-VE"/>
        </w:rPr>
        <w:t xml:space="preserve"> </w:t>
      </w:r>
      <w:r w:rsidRPr="00274538">
        <w:rPr>
          <w:lang w:val="es-VE"/>
        </w:rPr>
        <w:t>[</w:t>
      </w:r>
      <w:proofErr w:type="spellStart"/>
      <w:r w:rsidRPr="00274538">
        <w:rPr>
          <w:i/>
          <w:lang w:val="es-VE"/>
        </w:rPr>
        <w:t>Navigation</w:t>
      </w:r>
      <w:proofErr w:type="spellEnd"/>
      <w:r w:rsidRPr="00274538">
        <w:rPr>
          <w:lang w:val="es-VE"/>
        </w:rPr>
        <w:t>]</w:t>
      </w:r>
      <w:r>
        <w:rPr>
          <w:lang w:val="es-VE"/>
        </w:rPr>
        <w:t xml:space="preserve"> y selecciona </w:t>
      </w:r>
      <w:r w:rsidRPr="00274538">
        <w:rPr>
          <w:lang w:val="es-VE"/>
        </w:rPr>
        <w:t>“</w:t>
      </w:r>
      <w:proofErr w:type="spellStart"/>
      <w:r w:rsidRPr="00274538">
        <w:rPr>
          <w:lang w:val="es-VE"/>
        </w:rPr>
        <w:t>Properties</w:t>
      </w:r>
      <w:proofErr w:type="spellEnd"/>
      <w:r w:rsidRPr="00274538">
        <w:rPr>
          <w:lang w:val="es-VE"/>
        </w:rPr>
        <w:t>”</w:t>
      </w:r>
      <w:r>
        <w:fldChar w:fldCharType="begin"/>
      </w:r>
      <w:r w:rsidRPr="00274538">
        <w:rPr>
          <w:lang w:val="es-VE"/>
        </w:rPr>
        <w:instrText xml:space="preserve"> XE </w:instrText>
      </w:r>
      <w:del w:id="11" w:author="Postgrado" w:date="2016-09-21T14:13:00Z">
        <w:r w:rsidRPr="00274538" w:rsidDel="00FC31AC">
          <w:rPr>
            <w:lang w:val="es-VE"/>
          </w:rPr>
          <w:delInstrText>"</w:delInstrText>
        </w:r>
      </w:del>
      <w:ins w:id="12" w:author="Postgrado" w:date="2016-09-21T14:13:00Z">
        <w:r w:rsidR="00FC31AC">
          <w:rPr>
            <w:lang w:val="es-VE"/>
          </w:rPr>
          <w:instrText>“</w:instrText>
        </w:r>
      </w:ins>
      <w:r w:rsidRPr="00274538">
        <w:rPr>
          <w:lang w:val="es-VE"/>
        </w:rPr>
        <w:instrText>Model:Model Properties</w:instrText>
      </w:r>
      <w:del w:id="13" w:author="Postgrado" w:date="2016-09-21T14:13:00Z">
        <w:r w:rsidRPr="00274538" w:rsidDel="00FC31AC">
          <w:rPr>
            <w:lang w:val="es-VE"/>
          </w:rPr>
          <w:delInstrText>"</w:delInstrText>
        </w:r>
      </w:del>
      <w:ins w:id="14" w:author="Postgrado" w:date="2016-09-21T14:13:00Z">
        <w:r w:rsidR="00FC31AC">
          <w:rPr>
            <w:lang w:val="es-VE"/>
          </w:rPr>
          <w:instrText>”</w:instrText>
        </w:r>
      </w:ins>
      <w:r w:rsidRPr="00274538">
        <w:rPr>
          <w:lang w:val="es-VE"/>
        </w:rPr>
        <w:instrText xml:space="preserve"> </w:instrText>
      </w:r>
      <w:r>
        <w:fldChar w:fldCharType="end"/>
      </w:r>
      <w:r w:rsidRPr="00274538">
        <w:rPr>
          <w:lang w:val="es-VE"/>
        </w:rPr>
        <w:t>.</w:t>
      </w:r>
    </w:p>
    <w:p w:rsidR="0015402C" w:rsidRDefault="0015402C" w:rsidP="00274538">
      <w:pPr>
        <w:rPr>
          <w:lang w:val="es-VE"/>
        </w:rPr>
      </w:pPr>
      <w:r w:rsidRPr="00274538">
        <w:rPr>
          <w:i/>
          <w:lang w:val="es-VE"/>
        </w:rPr>
        <w:t>Pregunta 1:</w:t>
      </w:r>
      <w:r w:rsidRPr="00274538">
        <w:rPr>
          <w:b/>
          <w:i/>
          <w:smallCaps/>
          <w:lang w:val="es-VE"/>
        </w:rPr>
        <w:t xml:space="preserve"> </w:t>
      </w:r>
      <w:r w:rsidRPr="00274538">
        <w:rPr>
          <w:rFonts w:ascii="Arial" w:hAnsi="Arial" w:cs="Arial"/>
          <w:color w:val="222222"/>
          <w:shd w:val="clear" w:color="auto" w:fill="FFFFFF"/>
          <w:lang w:val="es-VE"/>
        </w:rPr>
        <w:t>¿</w:t>
      </w:r>
      <w:r w:rsidRPr="00274538">
        <w:rPr>
          <w:lang w:val="es-VE"/>
        </w:rPr>
        <w:t>Cu</w:t>
      </w:r>
      <w:r>
        <w:rPr>
          <w:lang w:val="es-VE"/>
        </w:rPr>
        <w:t>á</w:t>
      </w:r>
      <w:r w:rsidRPr="00274538">
        <w:rPr>
          <w:lang w:val="es-VE"/>
        </w:rPr>
        <w:t>l es el nombre del modelo por</w:t>
      </w:r>
      <w:r w:rsidRPr="00274538">
        <w:rPr>
          <w:b/>
          <w:i/>
          <w:smallCaps/>
          <w:lang w:val="es-VE"/>
        </w:rPr>
        <w:t xml:space="preserve"> </w:t>
      </w:r>
      <w:r w:rsidRPr="00274538">
        <w:rPr>
          <w:lang w:val="es-VE"/>
        </w:rPr>
        <w:t>“default”</w:t>
      </w:r>
      <w:r>
        <w:rPr>
          <w:lang w:val="es-VE"/>
        </w:rPr>
        <w:t xml:space="preserve"> del </w:t>
      </w:r>
      <w:proofErr w:type="spellStart"/>
      <w:r w:rsidRPr="00274538">
        <w:rPr>
          <w:rStyle w:val="JRObjectChar"/>
          <w:lang w:val="es-VE"/>
        </w:rPr>
        <w:t>ModelEntity</w:t>
      </w:r>
      <w:proofErr w:type="spellEnd"/>
      <w:r w:rsidRPr="00274538">
        <w:rPr>
          <w:lang w:val="es-VE"/>
        </w:rPr>
        <w:t>?</w:t>
      </w:r>
      <w:ins w:id="15" w:author="Marcelo Gallegos" w:date="2019-11-22T02:24:00Z">
        <w:r w:rsidR="00921A42">
          <w:rPr>
            <w:lang w:val="es-VE"/>
          </w:rPr>
          <w:t xml:space="preserve"> </w:t>
        </w:r>
        <w:proofErr w:type="spellStart"/>
        <w:r w:rsidR="00921A42">
          <w:rPr>
            <w:lang w:val="es-VE"/>
          </w:rPr>
          <w:t>ModelEntity</w:t>
        </w:r>
      </w:ins>
      <w:proofErr w:type="spellEnd"/>
    </w:p>
    <w:p w:rsidR="0015402C" w:rsidRDefault="0015402C" w:rsidP="00274538">
      <w:pPr>
        <w:rPr>
          <w:lang w:val="es-VE"/>
        </w:rPr>
      </w:pPr>
      <w:r w:rsidRPr="00274538">
        <w:rPr>
          <w:lang w:val="es-VE"/>
        </w:rPr>
        <w:t>_____________________________________________________________________________</w:t>
      </w:r>
    </w:p>
    <w:p w:rsidR="005F256D" w:rsidRPr="005F256D" w:rsidRDefault="005F256D" w:rsidP="005F256D">
      <w:pPr>
        <w:rPr>
          <w:lang w:val="es-VE"/>
        </w:rPr>
      </w:pPr>
      <w:r w:rsidRPr="00FF39D1">
        <w:rPr>
          <w:i/>
          <w:lang w:val="es-VE"/>
        </w:rPr>
        <w:t xml:space="preserve">Pregunta </w:t>
      </w:r>
      <w:r>
        <w:rPr>
          <w:i/>
          <w:lang w:val="es-VE"/>
        </w:rPr>
        <w:t>2</w:t>
      </w:r>
      <w:r w:rsidRPr="00FF39D1">
        <w:rPr>
          <w:i/>
          <w:lang w:val="es-VE"/>
        </w:rPr>
        <w:t>:</w:t>
      </w:r>
      <w:r w:rsidRPr="00FF39D1">
        <w:rPr>
          <w:b/>
          <w:i/>
          <w:smallCaps/>
          <w:lang w:val="es-VE"/>
        </w:rPr>
        <w:t xml:space="preserve"> </w:t>
      </w:r>
      <w:r w:rsidRPr="00FF39D1">
        <w:rPr>
          <w:rFonts w:ascii="Arial" w:hAnsi="Arial" w:cs="Arial"/>
          <w:color w:val="222222"/>
          <w:shd w:val="clear" w:color="auto" w:fill="FFFFFF"/>
          <w:lang w:val="es-VE"/>
        </w:rPr>
        <w:t>¿</w:t>
      </w:r>
      <w:r w:rsidRPr="00FF39D1">
        <w:rPr>
          <w:lang w:val="es-VE"/>
        </w:rPr>
        <w:t>Cu</w:t>
      </w:r>
      <w:r>
        <w:rPr>
          <w:lang w:val="es-VE"/>
        </w:rPr>
        <w:t>á</w:t>
      </w:r>
      <w:r w:rsidRPr="00FF39D1">
        <w:rPr>
          <w:lang w:val="es-VE"/>
        </w:rPr>
        <w:t xml:space="preserve">l es el </w:t>
      </w:r>
      <w:proofErr w:type="spellStart"/>
      <w:r>
        <w:rPr>
          <w:lang w:val="es-VE"/>
        </w:rPr>
        <w:t>Object</w:t>
      </w:r>
      <w:proofErr w:type="spellEnd"/>
      <w:r>
        <w:rPr>
          <w:lang w:val="es-VE"/>
        </w:rPr>
        <w:t xml:space="preserve"> </w:t>
      </w:r>
      <w:proofErr w:type="spellStart"/>
      <w:r>
        <w:rPr>
          <w:lang w:val="es-VE"/>
        </w:rPr>
        <w:t>Type</w:t>
      </w:r>
      <w:proofErr w:type="spellEnd"/>
      <w:r>
        <w:rPr>
          <w:lang w:val="es-VE"/>
        </w:rPr>
        <w:t xml:space="preserve"> del </w:t>
      </w:r>
      <w:proofErr w:type="spellStart"/>
      <w:proofErr w:type="gramStart"/>
      <w:r w:rsidRPr="00FF39D1">
        <w:rPr>
          <w:rStyle w:val="JRObjectChar"/>
          <w:lang w:val="es-VE"/>
        </w:rPr>
        <w:t>ModelEntity</w:t>
      </w:r>
      <w:proofErr w:type="spellEnd"/>
      <w:r>
        <w:rPr>
          <w:rStyle w:val="JRObjectChar"/>
          <w:lang w:val="es-VE"/>
        </w:rPr>
        <w:t>(</w:t>
      </w:r>
      <w:proofErr w:type="gramEnd"/>
      <w:r w:rsidRPr="00274538">
        <w:rPr>
          <w:lang w:val="es-CL"/>
        </w:rPr>
        <w:t xml:space="preserve">mira bajo </w:t>
      </w:r>
      <w:r w:rsidRPr="00274538">
        <w:rPr>
          <w:lang w:val="es-VE"/>
        </w:rPr>
        <w:t>“</w:t>
      </w:r>
      <w:proofErr w:type="spellStart"/>
      <w:r w:rsidRPr="00274538">
        <w:rPr>
          <w:lang w:val="es-VE"/>
        </w:rPr>
        <w:t>Advanced</w:t>
      </w:r>
      <w:proofErr w:type="spellEnd"/>
      <w:r w:rsidRPr="00274538">
        <w:rPr>
          <w:lang w:val="es-VE"/>
        </w:rPr>
        <w:t xml:space="preserve"> </w:t>
      </w:r>
      <w:proofErr w:type="spellStart"/>
      <w:r w:rsidRPr="00274538">
        <w:rPr>
          <w:lang w:val="es-VE"/>
        </w:rPr>
        <w:t>Options</w:t>
      </w:r>
      <w:proofErr w:type="spellEnd"/>
      <w:r w:rsidRPr="00274538">
        <w:rPr>
          <w:lang w:val="es-VE"/>
        </w:rPr>
        <w:t>”)?</w:t>
      </w:r>
      <w:ins w:id="16" w:author="Marcelo Gallegos" w:date="2019-11-22T02:24:00Z">
        <w:r w:rsidR="00921A42">
          <w:rPr>
            <w:lang w:val="es-VE"/>
          </w:rPr>
          <w:t xml:space="preserve"> </w:t>
        </w:r>
        <w:proofErr w:type="spellStart"/>
        <w:r w:rsidR="00921A42">
          <w:rPr>
            <w:lang w:val="es-VE"/>
          </w:rPr>
          <w:t>Entity</w:t>
        </w:r>
      </w:ins>
      <w:proofErr w:type="spellEnd"/>
    </w:p>
    <w:p w:rsidR="005F256D" w:rsidRPr="00274538" w:rsidRDefault="005F256D" w:rsidP="005F256D">
      <w:pPr>
        <w:rPr>
          <w:lang w:val="es-VE"/>
        </w:rPr>
      </w:pPr>
      <w:r w:rsidRPr="00FF39D1">
        <w:rPr>
          <w:lang w:val="es-VE"/>
        </w:rPr>
        <w:t>_____________________________________________________________________________</w:t>
      </w:r>
    </w:p>
    <w:p w:rsidR="005F256D" w:rsidRDefault="005F256D" w:rsidP="005F256D">
      <w:pPr>
        <w:rPr>
          <w:lang w:val="es-VE"/>
        </w:rPr>
      </w:pPr>
      <w:r w:rsidRPr="00FF39D1">
        <w:rPr>
          <w:b/>
          <w:i/>
          <w:lang w:val="es-VE"/>
        </w:rPr>
        <w:t xml:space="preserve">Paso </w:t>
      </w:r>
      <w:r>
        <w:rPr>
          <w:b/>
          <w:i/>
          <w:lang w:val="es-VE"/>
        </w:rPr>
        <w:t>9</w:t>
      </w:r>
      <w:r w:rsidRPr="00FF39D1">
        <w:rPr>
          <w:b/>
          <w:i/>
          <w:lang w:val="es-VE"/>
        </w:rPr>
        <w:t>:</w:t>
      </w:r>
      <w:r>
        <w:rPr>
          <w:lang w:val="es-VE"/>
        </w:rPr>
        <w:t xml:space="preserve"> Ubica el botón </w:t>
      </w:r>
      <w:proofErr w:type="spellStart"/>
      <w:r w:rsidRPr="00274538">
        <w:rPr>
          <w:i/>
          <w:lang w:val="es-VE"/>
        </w:rPr>
        <w:t>Undo</w:t>
      </w:r>
      <w:proofErr w:type="spellEnd"/>
      <w:r w:rsidRPr="00274538">
        <w:rPr>
          <w:i/>
          <w:lang w:val="es-VE"/>
        </w:rPr>
        <w:t>/Redo</w:t>
      </w:r>
      <w:ins w:id="17" w:author="Postgrado" w:date="2016-09-21T14:13:00Z">
        <w:r w:rsidR="00FC31AC">
          <w:rPr>
            <w:lang w:val="es-VE"/>
          </w:rPr>
          <w:t xml:space="preserve"> (esquina superior izquierda)</w:t>
        </w:r>
      </w:ins>
      <w:r>
        <w:rPr>
          <w:i/>
          <w:lang w:val="es-VE"/>
        </w:rPr>
        <w:t xml:space="preserve">. </w:t>
      </w:r>
      <w:r>
        <w:rPr>
          <w:lang w:val="es-VE"/>
        </w:rPr>
        <w:t xml:space="preserve">Estos pueden ser utilizados para corregir errores y recuperar componentes previos del modelo de simulación. Cuando no hay marcha atrás tras una acción SIMIO mostrará una señal de advertencia. </w:t>
      </w:r>
    </w:p>
    <w:p w:rsidR="005F256D" w:rsidRPr="005F256D" w:rsidRDefault="005F256D" w:rsidP="005F256D">
      <w:pPr>
        <w:rPr>
          <w:rStyle w:val="JRObjectChar"/>
          <w:lang w:val="es-VE"/>
        </w:rPr>
      </w:pPr>
      <w:r w:rsidRPr="00274538">
        <w:rPr>
          <w:b/>
          <w:i/>
          <w:lang w:val="es-VE"/>
        </w:rPr>
        <w:t>Paso 10:</w:t>
      </w:r>
      <w:r>
        <w:rPr>
          <w:lang w:val="es-VE"/>
        </w:rPr>
        <w:t xml:space="preserve"> Las </w:t>
      </w:r>
      <w:r w:rsidRPr="00274538">
        <w:rPr>
          <w:lang w:val="es-VE"/>
        </w:rPr>
        <w:t>“</w:t>
      </w:r>
      <w:proofErr w:type="spellStart"/>
      <w:r w:rsidRPr="00274538">
        <w:rPr>
          <w:lang w:val="es-VE"/>
        </w:rPr>
        <w:t>Units</w:t>
      </w:r>
      <w:proofErr w:type="spellEnd"/>
      <w:ins w:id="18" w:author="Postgrado" w:date="2016-09-21T14:15:00Z">
        <w:r w:rsidR="00FC31AC">
          <w:rPr>
            <w:lang w:val="es-VE"/>
          </w:rPr>
          <w:t xml:space="preserve"> </w:t>
        </w:r>
        <w:proofErr w:type="spellStart"/>
        <w:r w:rsidR="00FC31AC">
          <w:rPr>
            <w:lang w:val="es-VE"/>
          </w:rPr>
          <w:t>Settings</w:t>
        </w:r>
      </w:ins>
      <w:proofErr w:type="spellEnd"/>
      <w:r w:rsidRPr="00274538">
        <w:rPr>
          <w:lang w:val="es-VE"/>
        </w:rPr>
        <w:t>” son una manera conveniente para establecer las especificaciones referente</w:t>
      </w:r>
      <w:r>
        <w:rPr>
          <w:lang w:val="es-VE"/>
        </w:rPr>
        <w:t>s</w:t>
      </w:r>
      <w:r w:rsidRPr="00274538">
        <w:rPr>
          <w:lang w:val="es-VE"/>
        </w:rPr>
        <w:t xml:space="preserve"> a las unidades de tiempo, </w:t>
      </w:r>
      <w:r>
        <w:rPr>
          <w:lang w:val="es-VE"/>
        </w:rPr>
        <w:t>longitud</w:t>
      </w:r>
      <w:r w:rsidRPr="00274538">
        <w:rPr>
          <w:lang w:val="es-VE"/>
        </w:rPr>
        <w:t>,</w:t>
      </w:r>
      <w:r>
        <w:rPr>
          <w:lang w:val="es-VE"/>
        </w:rPr>
        <w:t xml:space="preserve"> ratio, área, volumen y masa. </w:t>
      </w:r>
    </w:p>
    <w:p w:rsidR="005F256D" w:rsidRDefault="005F256D" w:rsidP="005F256D">
      <w:pPr>
        <w:pStyle w:val="Ttulo2"/>
        <w:numPr>
          <w:ilvl w:val="0"/>
          <w:numId w:val="0"/>
        </w:numPr>
        <w:rPr>
          <w:lang w:val="es-VE"/>
        </w:rPr>
      </w:pPr>
      <w:r w:rsidRPr="00FF39D1">
        <w:rPr>
          <w:lang w:val="es-VE"/>
        </w:rPr>
        <w:t>Parte 1.</w:t>
      </w:r>
      <w:r>
        <w:rPr>
          <w:lang w:val="es-VE"/>
        </w:rPr>
        <w:t>2</w:t>
      </w:r>
      <w:r w:rsidRPr="00FF39D1">
        <w:rPr>
          <w:lang w:val="es-VE"/>
        </w:rPr>
        <w:t xml:space="preserve">: </w:t>
      </w:r>
      <w:r>
        <w:rPr>
          <w:lang w:val="es-VE"/>
        </w:rPr>
        <w:t>La Heladería</w:t>
      </w:r>
    </w:p>
    <w:p w:rsidR="005F256D" w:rsidRDefault="004B67FD" w:rsidP="00274538">
      <w:pPr>
        <w:rPr>
          <w:lang w:val="es-VE"/>
        </w:rPr>
      </w:pPr>
      <w:r>
        <w:rPr>
          <w:lang w:val="es-VE"/>
        </w:rPr>
        <w:t xml:space="preserve">Una pequeña heladería vende barquillos. Los clientes llegan y esperan en línea para ser atendidos por uno de los dos trabajadores. Estos trabajadores toman la orden y </w:t>
      </w:r>
      <w:r w:rsidR="00F838FE">
        <w:rPr>
          <w:lang w:val="es-VE"/>
        </w:rPr>
        <w:t xml:space="preserve">entregan el pedido al cliente quien luego se mueve al cajero para proceder a pagar. Luego de pagar, el cliente abandona la tienda. Al momento de construir un modelo de simulación es importante hacer un diagrama de flujo del proceso. La figura 2.2 refleja los cuatro procesos de la heladería. </w:t>
      </w:r>
    </w:p>
    <w:p w:rsidR="00F838FE" w:rsidRDefault="00F838FE" w:rsidP="00274538">
      <w:pPr>
        <w:rPr>
          <w:lang w:val="es-VE"/>
        </w:rPr>
      </w:pPr>
    </w:p>
    <w:p w:rsidR="008809A0" w:rsidRDefault="008809A0" w:rsidP="00274538">
      <w:pPr>
        <w:pStyle w:val="JRPart"/>
        <w:numPr>
          <w:ilvl w:val="0"/>
          <w:numId w:val="0"/>
        </w:numPr>
        <w:jc w:val="center"/>
      </w:pPr>
      <w:r>
        <w:object w:dxaOrig="8234" w:dyaOrig="15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6pt;height:77.45pt" o:ole="">
            <v:imagedata r:id="rId11" o:title=""/>
          </v:shape>
          <o:OLEObject Type="Embed" ProgID="Visio.Drawing.11" ShapeID="_x0000_i1025" DrawAspect="Content" ObjectID="_1635897152" r:id="rId12"/>
        </w:object>
      </w:r>
    </w:p>
    <w:p w:rsidR="008809A0" w:rsidRDefault="008809A0" w:rsidP="001F21CC">
      <w:pPr>
        <w:pStyle w:val="Descripcin"/>
        <w:rPr>
          <w:lang w:val="es-VE"/>
        </w:rPr>
      </w:pPr>
      <w:bookmarkStart w:id="19" w:name="_Ref267302433"/>
      <w:bookmarkStart w:id="20" w:name="_Ref268856136"/>
      <w:r w:rsidRPr="00274538">
        <w:rPr>
          <w:lang w:val="es-VE"/>
        </w:rPr>
        <w:t>Figur</w:t>
      </w:r>
      <w:r w:rsidR="009D66D0">
        <w:rPr>
          <w:lang w:val="es-VE"/>
        </w:rPr>
        <w:t>a</w:t>
      </w:r>
      <w:r w:rsidRPr="00274538">
        <w:rPr>
          <w:lang w:val="es-VE"/>
        </w:rPr>
        <w:t xml:space="preserve"> </w:t>
      </w:r>
      <w:r w:rsidR="00B71618">
        <w:fldChar w:fldCharType="begin"/>
      </w:r>
      <w:r w:rsidR="00B71618" w:rsidRPr="00274538">
        <w:rPr>
          <w:lang w:val="es-VE"/>
        </w:rPr>
        <w:instrText xml:space="preserve"> STYLEREF 1 \s </w:instrText>
      </w:r>
      <w:r w:rsidR="00B71618">
        <w:fldChar w:fldCharType="separate"/>
      </w:r>
      <w:r w:rsidR="008F0C19">
        <w:rPr>
          <w:noProof/>
          <w:lang w:val="es-VE"/>
        </w:rPr>
        <w:t>0</w:t>
      </w:r>
      <w:r w:rsidR="00B71618">
        <w:rPr>
          <w:noProof/>
        </w:rPr>
        <w:fldChar w:fldCharType="end"/>
      </w:r>
      <w:r w:rsidRPr="00274538">
        <w:rPr>
          <w:lang w:val="es-VE"/>
        </w:rPr>
        <w:t>.</w:t>
      </w:r>
      <w:r w:rsidR="00B71618">
        <w:fldChar w:fldCharType="begin"/>
      </w:r>
      <w:r w:rsidR="00B71618" w:rsidRPr="00274538">
        <w:rPr>
          <w:lang w:val="es-VE"/>
        </w:rPr>
        <w:instrText xml:space="preserve"> SEQ Figure \* ARABIC \s 1 </w:instrText>
      </w:r>
      <w:r w:rsidR="00B71618">
        <w:fldChar w:fldCharType="separate"/>
      </w:r>
      <w:r w:rsidR="008F0C19">
        <w:rPr>
          <w:noProof/>
          <w:lang w:val="es-VE"/>
        </w:rPr>
        <w:t>2</w:t>
      </w:r>
      <w:r w:rsidR="00B71618">
        <w:rPr>
          <w:noProof/>
        </w:rPr>
        <w:fldChar w:fldCharType="end"/>
      </w:r>
      <w:bookmarkEnd w:id="19"/>
      <w:r w:rsidRPr="00274538">
        <w:rPr>
          <w:lang w:val="es-VE"/>
        </w:rPr>
        <w:t xml:space="preserve">: </w:t>
      </w:r>
      <w:bookmarkEnd w:id="20"/>
      <w:r w:rsidR="00F838FE" w:rsidRPr="00274538">
        <w:rPr>
          <w:lang w:val="es-VE"/>
        </w:rPr>
        <w:t>Di</w:t>
      </w:r>
      <w:r w:rsidR="00F838FE">
        <w:rPr>
          <w:lang w:val="es-VE"/>
        </w:rPr>
        <w:t>a</w:t>
      </w:r>
      <w:r w:rsidR="00F838FE" w:rsidRPr="00274538">
        <w:rPr>
          <w:lang w:val="es-VE"/>
        </w:rPr>
        <w:t>grama de flujo del proceso de la helader</w:t>
      </w:r>
      <w:r w:rsidR="00F838FE">
        <w:rPr>
          <w:lang w:val="es-VE"/>
        </w:rPr>
        <w:t>ía</w:t>
      </w:r>
    </w:p>
    <w:p w:rsidR="00F838FE" w:rsidRPr="00274538" w:rsidRDefault="00F838FE" w:rsidP="00274538">
      <w:pPr>
        <w:rPr>
          <w:lang w:val="es-VE"/>
        </w:rPr>
      </w:pPr>
    </w:p>
    <w:p w:rsidR="00F838FE" w:rsidRDefault="00F838FE" w:rsidP="00274538">
      <w:pPr>
        <w:rPr>
          <w:lang w:val="es-VE"/>
        </w:rPr>
      </w:pPr>
      <w:r>
        <w:rPr>
          <w:lang w:val="es-VE"/>
        </w:rPr>
        <w:t>En este problema se va a asumir lo siguiente:</w:t>
      </w:r>
    </w:p>
    <w:p w:rsidR="00F838FE" w:rsidRDefault="00C460CE" w:rsidP="00274538">
      <w:pPr>
        <w:pStyle w:val="Prrafodelista"/>
        <w:numPr>
          <w:ilvl w:val="0"/>
          <w:numId w:val="88"/>
        </w:numPr>
        <w:rPr>
          <w:lang w:val="es-VE"/>
        </w:rPr>
      </w:pPr>
      <w:r>
        <w:rPr>
          <w:lang w:val="es-VE"/>
        </w:rPr>
        <w:t xml:space="preserve">Los clientes llegan exponencialmente con una media entre llegada de 0.5 minutos. </w:t>
      </w:r>
    </w:p>
    <w:p w:rsidR="00C460CE" w:rsidRDefault="00C460CE" w:rsidP="00274538">
      <w:pPr>
        <w:pStyle w:val="Prrafodelista"/>
        <w:numPr>
          <w:ilvl w:val="0"/>
          <w:numId w:val="88"/>
        </w:numPr>
        <w:rPr>
          <w:lang w:val="es-VE"/>
        </w:rPr>
      </w:pPr>
      <w:r>
        <w:rPr>
          <w:lang w:val="es-VE"/>
        </w:rPr>
        <w:t>El tiempo que un trabajador tarda en interactuar con un cliente y entregar el</w:t>
      </w:r>
      <w:ins w:id="21" w:author="Postgrado" w:date="2016-09-21T14:17:00Z">
        <w:r w:rsidR="00FC31AC">
          <w:rPr>
            <w:lang w:val="es-VE"/>
          </w:rPr>
          <w:t>(los)</w:t>
        </w:r>
      </w:ins>
      <w:r>
        <w:rPr>
          <w:lang w:val="es-VE"/>
        </w:rPr>
        <w:t xml:space="preserve"> pedido(s) es una distribución triangular con un mínimo de 0.4 minutes, tiempo más probable de 0.9 minutos, y un máximo de 1.5 minutos. </w:t>
      </w:r>
    </w:p>
    <w:p w:rsidR="00C460CE" w:rsidRDefault="00C460CE" w:rsidP="00274538">
      <w:pPr>
        <w:pStyle w:val="Prrafodelista"/>
        <w:numPr>
          <w:ilvl w:val="0"/>
          <w:numId w:val="88"/>
        </w:numPr>
        <w:rPr>
          <w:lang w:val="es-VE"/>
        </w:rPr>
      </w:pPr>
      <w:r>
        <w:rPr>
          <w:lang w:val="es-VE"/>
        </w:rPr>
        <w:t>El tiempo que le cajero de toma en aceptar el pago por el helado es también una triangular con un mínimo de 0.3 minutos, tiempo más probable de 0.4 minutos, y un máximo de 0.6 minutos</w:t>
      </w:r>
    </w:p>
    <w:p w:rsidR="00C460CE" w:rsidRPr="00274538" w:rsidRDefault="00C460CE" w:rsidP="00274538">
      <w:pPr>
        <w:pStyle w:val="Prrafodelista"/>
        <w:numPr>
          <w:ilvl w:val="0"/>
          <w:numId w:val="88"/>
        </w:numPr>
        <w:rPr>
          <w:lang w:val="es-VE"/>
        </w:rPr>
      </w:pPr>
      <w:r>
        <w:rPr>
          <w:lang w:val="es-VE"/>
        </w:rPr>
        <w:t>El tiempo entre cada proceso es de 15 segundos</w:t>
      </w:r>
    </w:p>
    <w:p w:rsidR="005C106B" w:rsidRPr="00274538" w:rsidRDefault="00C460CE">
      <w:pPr>
        <w:rPr>
          <w:b/>
          <w:i/>
          <w:lang w:val="es-VE"/>
        </w:rPr>
      </w:pPr>
      <w:r w:rsidRPr="00274538">
        <w:rPr>
          <w:lang w:val="es-VE"/>
        </w:rPr>
        <w:t xml:space="preserve">Los </w:t>
      </w:r>
      <w:r w:rsidRPr="00C460CE">
        <w:rPr>
          <w:lang w:val="es-VE"/>
        </w:rPr>
        <w:t>clientes</w:t>
      </w:r>
      <w:r w:rsidRPr="00274538">
        <w:rPr>
          <w:lang w:val="es-VE"/>
        </w:rPr>
        <w:t xml:space="preserve"> </w:t>
      </w:r>
      <w:r>
        <w:rPr>
          <w:lang w:val="es-VE"/>
        </w:rPr>
        <w:t xml:space="preserve">deben esperar en una sola fila y serán atendidos de acuerdo al orden de llegada en caso tal que ambos trabajadores estén ocupados. También vamos a asumir que no hay límite </w:t>
      </w:r>
      <w:r w:rsidR="005C106B">
        <w:rPr>
          <w:lang w:val="es-VE"/>
        </w:rPr>
        <w:t xml:space="preserve">para el número de clientes en la línea de </w:t>
      </w:r>
      <w:r w:rsidR="005C106B" w:rsidRPr="005C106B">
        <w:rPr>
          <w:lang w:val="es-VE"/>
        </w:rPr>
        <w:t>espera.</w:t>
      </w:r>
      <w:r w:rsidR="005C106B" w:rsidRPr="00274538">
        <w:rPr>
          <w:b/>
          <w:i/>
          <w:lang w:val="es-VE"/>
        </w:rPr>
        <w:t xml:space="preserve"> </w:t>
      </w:r>
    </w:p>
    <w:p w:rsidR="00BB034A" w:rsidRDefault="005C106B">
      <w:pPr>
        <w:rPr>
          <w:lang w:val="es-VE"/>
        </w:rPr>
      </w:pPr>
      <w:r w:rsidRPr="00274538">
        <w:rPr>
          <w:b/>
          <w:i/>
          <w:lang w:val="es-VE"/>
        </w:rPr>
        <w:lastRenderedPageBreak/>
        <w:t>Paso</w:t>
      </w:r>
      <w:r w:rsidR="00BD353F">
        <w:rPr>
          <w:b/>
          <w:i/>
          <w:lang w:val="es-VE"/>
        </w:rPr>
        <w:t xml:space="preserve"> 1</w:t>
      </w:r>
      <w:r w:rsidRPr="00274538">
        <w:rPr>
          <w:b/>
          <w:i/>
          <w:lang w:val="es-VE"/>
        </w:rPr>
        <w:t>:</w:t>
      </w:r>
      <w:r w:rsidR="00BD353F">
        <w:rPr>
          <w:lang w:val="es-VE"/>
        </w:rPr>
        <w:t xml:space="preserve"> </w:t>
      </w:r>
      <w:r w:rsidR="00EC59AE" w:rsidRPr="00274538">
        <w:rPr>
          <w:lang w:val="es-VE"/>
        </w:rPr>
        <w:t>Los c</w:t>
      </w:r>
      <w:r w:rsidR="00EC59AE">
        <w:rPr>
          <w:lang w:val="es-VE"/>
        </w:rPr>
        <w:t>l</w:t>
      </w:r>
      <w:r w:rsidR="00EC59AE" w:rsidRPr="00274538">
        <w:rPr>
          <w:lang w:val="es-VE"/>
        </w:rPr>
        <w:t xml:space="preserve">ientes </w:t>
      </w:r>
      <w:r w:rsidR="00AD3240">
        <w:rPr>
          <w:lang w:val="es-VE"/>
        </w:rPr>
        <w:t xml:space="preserve">deben ser modelados usando </w:t>
      </w:r>
      <w:proofErr w:type="spellStart"/>
      <w:r w:rsidR="002500DF" w:rsidRPr="00274538">
        <w:rPr>
          <w:rStyle w:val="JRObjectChar"/>
          <w:lang w:val="es-VE"/>
        </w:rPr>
        <w:t>ModelEntity</w:t>
      </w:r>
      <w:proofErr w:type="spellEnd"/>
      <w:r w:rsidR="002500DF" w:rsidRPr="00EC59AE" w:rsidDel="00C460CE">
        <w:rPr>
          <w:lang w:val="es-VE"/>
        </w:rPr>
        <w:t xml:space="preserve"> </w:t>
      </w:r>
      <w:r w:rsidR="002500DF">
        <w:rPr>
          <w:lang w:val="es-VE"/>
        </w:rPr>
        <w:t xml:space="preserve"> mientras que el </w:t>
      </w:r>
      <w:proofErr w:type="spellStart"/>
      <w:r w:rsidR="002500DF" w:rsidRPr="00274538">
        <w:rPr>
          <w:rStyle w:val="JRObjectChar"/>
          <w:lang w:val="es-VE"/>
        </w:rPr>
        <w:t>Model</w:t>
      </w:r>
      <w:proofErr w:type="spellEnd"/>
      <w:r w:rsidR="002500DF" w:rsidRPr="00274538">
        <w:rPr>
          <w:lang w:val="es-VE"/>
        </w:rPr>
        <w:t xml:space="preserve"> </w:t>
      </w:r>
      <w:r w:rsidR="009D66D0">
        <w:rPr>
          <w:lang w:val="es-VE"/>
        </w:rPr>
        <w:t xml:space="preserve">está basado en el diagrama de flujo de la heladería reflejado en la Figura 2.2. Las entidades son los objetos que se moverán a través de la red de objetos fijos. Añade una entidad </w:t>
      </w:r>
      <w:r w:rsidR="0094035C">
        <w:rPr>
          <w:lang w:val="es-VE"/>
        </w:rPr>
        <w:t xml:space="preserve">al modelo haciendo clic en el </w:t>
      </w:r>
      <w:r w:rsidR="002B1C29">
        <w:rPr>
          <w:lang w:val="es-VE"/>
        </w:rPr>
        <w:t xml:space="preserve">objeto </w:t>
      </w:r>
      <w:proofErr w:type="spellStart"/>
      <w:r w:rsidR="0094035C" w:rsidRPr="00FF39D1">
        <w:rPr>
          <w:rStyle w:val="JRObjectChar"/>
          <w:lang w:val="es-VE"/>
        </w:rPr>
        <w:t>ModelEntity</w:t>
      </w:r>
      <w:proofErr w:type="spellEnd"/>
      <w:r w:rsidR="0094035C" w:rsidRPr="00EC59AE" w:rsidDel="00C460CE">
        <w:rPr>
          <w:lang w:val="es-VE"/>
        </w:rPr>
        <w:t xml:space="preserve"> </w:t>
      </w:r>
      <w:r w:rsidR="00BB034A">
        <w:rPr>
          <w:lang w:val="es-VE"/>
        </w:rPr>
        <w:t xml:space="preserve">ubicado </w:t>
      </w:r>
      <w:r w:rsidR="002B1C29">
        <w:rPr>
          <w:lang w:val="es-VE"/>
        </w:rPr>
        <w:t xml:space="preserve">en el panel </w:t>
      </w:r>
      <w:r w:rsidR="002B1C29" w:rsidRPr="00274538">
        <w:rPr>
          <w:lang w:val="es-VE"/>
        </w:rPr>
        <w:t>[</w:t>
      </w:r>
      <w:r w:rsidR="002B1C29" w:rsidRPr="00274538">
        <w:rPr>
          <w:i/>
          <w:lang w:val="es-VE"/>
        </w:rPr>
        <w:t>Project Library</w:t>
      </w:r>
      <w:r w:rsidR="002B1C29" w:rsidRPr="00274538">
        <w:rPr>
          <w:lang w:val="es-VE"/>
        </w:rPr>
        <w:t xml:space="preserve">] </w:t>
      </w:r>
      <w:r w:rsidR="002B1C29">
        <w:rPr>
          <w:lang w:val="es-VE"/>
        </w:rPr>
        <w:t xml:space="preserve">y </w:t>
      </w:r>
      <w:r w:rsidR="00BB034A">
        <w:rPr>
          <w:lang w:val="es-VE"/>
        </w:rPr>
        <w:t xml:space="preserve">arrástralo al espacio designado para modelar. </w:t>
      </w:r>
    </w:p>
    <w:p w:rsidR="0059132B" w:rsidRDefault="00BB034A">
      <w:pPr>
        <w:rPr>
          <w:lang w:val="es-VE"/>
        </w:rPr>
      </w:pPr>
      <w:r w:rsidRPr="00274538">
        <w:rPr>
          <w:b/>
          <w:i/>
          <w:lang w:val="es-VE"/>
        </w:rPr>
        <w:t>Paso 2:</w:t>
      </w:r>
      <w:r>
        <w:rPr>
          <w:lang w:val="es-VE"/>
        </w:rPr>
        <w:t xml:space="preserve"> </w:t>
      </w:r>
      <w:r w:rsidR="00C86E74">
        <w:rPr>
          <w:lang w:val="es-VE"/>
        </w:rPr>
        <w:t xml:space="preserve">Añade objetos al modelo haciendo clic en </w:t>
      </w:r>
      <w:r w:rsidR="00AA0A67">
        <w:rPr>
          <w:lang w:val="es-VE"/>
        </w:rPr>
        <w:t xml:space="preserve">el tipo de objeto ubicado en el panel de la </w:t>
      </w:r>
      <w:r w:rsidR="00AA0A67" w:rsidRPr="00274538">
        <w:rPr>
          <w:lang w:val="es-VE"/>
        </w:rPr>
        <w:t>[</w:t>
      </w:r>
      <w:r w:rsidR="00AA0A67" w:rsidRPr="00274538">
        <w:rPr>
          <w:i/>
          <w:lang w:val="es-VE"/>
        </w:rPr>
        <w:t>Standard Library</w:t>
      </w:r>
      <w:r w:rsidR="00AA0A67" w:rsidRPr="00274538">
        <w:rPr>
          <w:lang w:val="es-VE"/>
        </w:rPr>
        <w:t>]</w:t>
      </w:r>
      <w:r w:rsidR="00AA0A67">
        <w:fldChar w:fldCharType="begin"/>
      </w:r>
      <w:r w:rsidR="00AA0A67" w:rsidRPr="00274538">
        <w:rPr>
          <w:lang w:val="es-VE"/>
        </w:rPr>
        <w:instrText xml:space="preserve"> XE "Panels:Standard Library" </w:instrText>
      </w:r>
      <w:r w:rsidR="00AA0A67">
        <w:fldChar w:fldCharType="end"/>
      </w:r>
      <w:r w:rsidR="00AA0A67">
        <w:rPr>
          <w:lang w:val="es-VE"/>
        </w:rPr>
        <w:t>. Arrastra el objeto al espacio para modelar y haz clic</w:t>
      </w:r>
      <w:r w:rsidR="009910C7">
        <w:rPr>
          <w:lang w:val="es-VE"/>
        </w:rPr>
        <w:t xml:space="preserve"> para posicionarlo (puedes hacer clic en el botón izquierdo del mouse y arras</w:t>
      </w:r>
      <w:r w:rsidR="0059132B">
        <w:rPr>
          <w:lang w:val="es-VE"/>
        </w:rPr>
        <w:t>trar</w:t>
      </w:r>
      <w:r w:rsidR="009910C7">
        <w:rPr>
          <w:lang w:val="es-VE"/>
        </w:rPr>
        <w:t xml:space="preserve"> </w:t>
      </w:r>
      <w:r w:rsidR="0059132B">
        <w:rPr>
          <w:lang w:val="es-VE"/>
        </w:rPr>
        <w:t xml:space="preserve">los objetos para moverlo o eliminarlo del modelo). Al hacer clic en el objeto, las propiedades aparecen en el </w:t>
      </w:r>
      <w:proofErr w:type="spellStart"/>
      <w:r w:rsidR="0059132B" w:rsidRPr="00274538">
        <w:rPr>
          <w:i/>
          <w:lang w:val="es-VE"/>
        </w:rPr>
        <w:t>Property</w:t>
      </w:r>
      <w:proofErr w:type="spellEnd"/>
      <w:r w:rsidR="0059132B" w:rsidRPr="00274538">
        <w:rPr>
          <w:i/>
          <w:lang w:val="es-VE"/>
        </w:rPr>
        <w:t xml:space="preserve"> Inspector </w:t>
      </w:r>
      <w:r w:rsidR="0059132B">
        <w:rPr>
          <w:lang w:val="es-VE"/>
        </w:rPr>
        <w:t>(ubicado usualmente en el panel abajo a la derecha)</w:t>
      </w:r>
    </w:p>
    <w:p w:rsidR="0059132B" w:rsidRDefault="0059132B" w:rsidP="00274538">
      <w:pPr>
        <w:pStyle w:val="Prrafodelista"/>
        <w:rPr>
          <w:lang w:val="es-VE"/>
        </w:rPr>
      </w:pPr>
      <w:r>
        <w:rPr>
          <w:lang w:val="es-VE"/>
        </w:rPr>
        <w:t xml:space="preserve">Añade el objeto </w:t>
      </w:r>
      <w:proofErr w:type="spellStart"/>
      <w:r w:rsidRPr="00274538">
        <w:rPr>
          <w:rStyle w:val="JRObjectChar"/>
          <w:lang w:val="es-VE"/>
        </w:rPr>
        <w:t>Source</w:t>
      </w:r>
      <w:proofErr w:type="spellEnd"/>
      <w:r w:rsidRPr="00274538">
        <w:rPr>
          <w:lang w:val="es-VE"/>
        </w:rPr>
        <w:t xml:space="preserve">, dos objetos </w:t>
      </w:r>
      <w:r w:rsidRPr="00274538">
        <w:rPr>
          <w:rStyle w:val="JRObjectChar"/>
          <w:lang w:val="es-VE"/>
        </w:rPr>
        <w:t>Server</w:t>
      </w:r>
      <w:r>
        <w:rPr>
          <w:lang w:val="es-VE"/>
        </w:rPr>
        <w:t xml:space="preserve">, y un objeto </w:t>
      </w:r>
      <w:proofErr w:type="spellStart"/>
      <w:r w:rsidRPr="00274538">
        <w:rPr>
          <w:rStyle w:val="JRObjectChar"/>
          <w:lang w:val="es-VE"/>
        </w:rPr>
        <w:t>Sink</w:t>
      </w:r>
      <w:proofErr w:type="spellEnd"/>
      <w:r w:rsidRPr="00274538" w:rsidDel="00C460CE">
        <w:rPr>
          <w:lang w:val="es-VE"/>
        </w:rPr>
        <w:t xml:space="preserve"> </w:t>
      </w:r>
      <w:r>
        <w:rPr>
          <w:lang w:val="es-VE"/>
        </w:rPr>
        <w:t xml:space="preserve"> - favor referirse a la Figura 2.3.</w:t>
      </w:r>
    </w:p>
    <w:p w:rsidR="008809A0" w:rsidRPr="00274538" w:rsidRDefault="0059132B" w:rsidP="00274538">
      <w:pPr>
        <w:pStyle w:val="Prrafodelista"/>
        <w:rPr>
          <w:lang w:val="es-VE"/>
        </w:rPr>
      </w:pPr>
      <w:r>
        <w:rPr>
          <w:lang w:val="es-VE"/>
        </w:rPr>
        <w:t xml:space="preserve">Conecta los objetos con el objeto </w:t>
      </w:r>
      <w:proofErr w:type="spellStart"/>
      <w:r w:rsidRPr="00274538">
        <w:rPr>
          <w:rStyle w:val="JRObjectChar"/>
          <w:lang w:val="es-VE"/>
        </w:rPr>
        <w:t>TimePath</w:t>
      </w:r>
      <w:proofErr w:type="spellEnd"/>
      <w:r w:rsidRPr="00274538" w:rsidDel="00C460CE">
        <w:rPr>
          <w:lang w:val="es-VE"/>
        </w:rPr>
        <w:t xml:space="preserve"> </w:t>
      </w:r>
      <w:r>
        <w:rPr>
          <w:lang w:val="es-VE"/>
        </w:rPr>
        <w:t xml:space="preserve"> haciendo clic en el nodo </w:t>
      </w:r>
      <w:r w:rsidRPr="00274538">
        <w:rPr>
          <w:lang w:val="es-VE"/>
        </w:rPr>
        <w:t xml:space="preserve">“output” </w:t>
      </w:r>
      <w:r>
        <w:rPr>
          <w:lang w:val="es-VE"/>
        </w:rPr>
        <w:t xml:space="preserve">(diamante color azul) y conéctalo con el nodo </w:t>
      </w:r>
      <w:r w:rsidRPr="00274538">
        <w:rPr>
          <w:lang w:val="es-VE"/>
        </w:rPr>
        <w:t xml:space="preserve">“input” </w:t>
      </w:r>
      <w:r>
        <w:rPr>
          <w:lang w:val="es-VE"/>
        </w:rPr>
        <w:t xml:space="preserve"> (diamante color plomo). Puedes hacer clic entre los nodos y esto te permitirá tener una </w:t>
      </w:r>
      <w:r w:rsidR="008F1F87">
        <w:rPr>
          <w:lang w:val="es-VE"/>
        </w:rPr>
        <w:t>conexión</w:t>
      </w:r>
      <w:r>
        <w:rPr>
          <w:lang w:val="es-VE"/>
        </w:rPr>
        <w:t xml:space="preserve"> o</w:t>
      </w:r>
      <w:r w:rsidR="008F1F87">
        <w:rPr>
          <w:lang w:val="es-VE"/>
        </w:rPr>
        <w:t xml:space="preserve"> un</w:t>
      </w:r>
      <w:r>
        <w:rPr>
          <w:lang w:val="es-VE"/>
        </w:rPr>
        <w:t xml:space="preserve"> camino </w:t>
      </w:r>
      <w:proofErr w:type="spellStart"/>
      <w:r>
        <w:rPr>
          <w:lang w:val="es-VE"/>
        </w:rPr>
        <w:t>multi</w:t>
      </w:r>
      <w:r w:rsidR="008F1F87">
        <w:rPr>
          <w:lang w:val="es-VE"/>
        </w:rPr>
        <w:t>-</w:t>
      </w:r>
      <w:r>
        <w:rPr>
          <w:lang w:val="es-VE"/>
        </w:rPr>
        <w:t>segmentado</w:t>
      </w:r>
      <w:proofErr w:type="spellEnd"/>
      <w:r>
        <w:rPr>
          <w:lang w:val="es-VE"/>
        </w:rPr>
        <w:t xml:space="preserve"> </w:t>
      </w:r>
      <w:r w:rsidR="008F1F87">
        <w:rPr>
          <w:lang w:val="es-VE"/>
        </w:rPr>
        <w:t xml:space="preserve">que a su vez permite que este sea más flexible. </w:t>
      </w:r>
      <w:r w:rsidR="008809A0">
        <w:fldChar w:fldCharType="begin"/>
      </w:r>
      <w:r w:rsidR="008809A0" w:rsidRPr="00274538">
        <w:rPr>
          <w:lang w:val="es-VE"/>
        </w:rPr>
        <w:instrText xml:space="preserve"> XE "Panels:Standard Library" </w:instrText>
      </w:r>
      <w:r w:rsidR="008809A0">
        <w:fldChar w:fldCharType="end"/>
      </w:r>
    </w:p>
    <w:p w:rsidR="008809A0" w:rsidRDefault="00BD353F" w:rsidP="001F21CC">
      <w:pPr>
        <w:pStyle w:val="JRFigure"/>
      </w:pPr>
      <w:r>
        <w:rPr>
          <w:noProof/>
          <w:szCs w:val="28"/>
          <w:lang w:val="es-CL" w:eastAsia="es-CL"/>
        </w:rPr>
        <mc:AlternateContent>
          <mc:Choice Requires="wps">
            <w:drawing>
              <wp:anchor distT="0" distB="0" distL="114300" distR="114300" simplePos="0" relativeHeight="252299776" behindDoc="0" locked="0" layoutInCell="1" allowOverlap="1" wp14:anchorId="0F10FAF7" wp14:editId="19787FB1">
                <wp:simplePos x="0" y="0"/>
                <wp:positionH relativeFrom="column">
                  <wp:posOffset>835025</wp:posOffset>
                </wp:positionH>
                <wp:positionV relativeFrom="paragraph">
                  <wp:posOffset>2970530</wp:posOffset>
                </wp:positionV>
                <wp:extent cx="880110" cy="481965"/>
                <wp:effectExtent l="0" t="152400" r="148590" b="51435"/>
                <wp:wrapNone/>
                <wp:docPr id="58722"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481965"/>
                        </a:xfrm>
                        <a:prstGeom prst="wedgeRoundRectCallout">
                          <a:avLst>
                            <a:gd name="adj1" fmla="val 61102"/>
                            <a:gd name="adj2" fmla="val -76423"/>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1F21CC">
                            <w:pPr>
                              <w:jc w:val="center"/>
                            </w:pPr>
                            <w:proofErr w:type="spellStart"/>
                            <w:r>
                              <w:t>Nombre</w:t>
                            </w:r>
                            <w:proofErr w:type="spellEnd"/>
                            <w:r>
                              <w:t xml:space="preserve"> del </w:t>
                            </w:r>
                            <w:proofErr w:type="spellStart"/>
                            <w:r>
                              <w:t>Objeto</w:t>
                            </w:r>
                            <w:proofErr w:type="spellEnd"/>
                          </w:p>
                          <w:p w:rsidR="00274538" w:rsidRDefault="00274538"/>
                          <w:p w:rsidR="00274538" w:rsidRDefault="00274538" w:rsidP="001F21CC">
                            <w:pPr>
                              <w:jc w:val="center"/>
                            </w:pPr>
                            <w:r>
                              <w:t>Name of Object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0FAF7" id="AutoShape 122" o:spid="_x0000_s1039" type="#_x0000_t62" style="position:absolute;left:0;text-align:left;margin-left:65.75pt;margin-top:233.9pt;width:69.3pt;height:37.95pt;z-index:25229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" adj="23998,-5707" fillcolor="white [3201]" strokecolor="#fabf8f [1945]" strokeweight="1pt">
                <v:fill color2="#fbd4b4 [1305]" focus="100%" type="gradient"/>
                <v:shadow on="t" color="#974706 [1609]" opacity=".5" offset="1pt"/>
                <v:textbox>
                  <w:txbxContent>
                    <w:p w:rsidR="00274538" w:rsidRDefault="00274538" w:rsidP="001F21CC">
                      <w:pPr>
                        <w:jc w:val="center"/>
                      </w:pPr>
                      <w:proofErr w:type="spellStart"/>
                      <w:r>
                        <w:t>Nombre</w:t>
                      </w:r>
                      <w:proofErr w:type="spellEnd"/>
                      <w:r>
                        <w:t xml:space="preserve"> del </w:t>
                      </w:r>
                      <w:proofErr w:type="spellStart"/>
                      <w:r>
                        <w:t>Objeto</w:t>
                      </w:r>
                      <w:proofErr w:type="spellEnd"/>
                    </w:p>
                    <w:p w:rsidR="00274538" w:rsidRDefault="00274538"/>
                    <w:p w:rsidR="00274538" w:rsidRDefault="00274538" w:rsidP="001F21CC">
                      <w:pPr>
                        <w:jc w:val="center"/>
                      </w:pPr>
                      <w:r>
                        <w:t>Name of Object</w:t>
                      </w:r>
                    </w:p>
                  </w:txbxContent>
                </v:textbox>
              </v:shape>
            </w:pict>
          </mc:Fallback>
        </mc:AlternateContent>
      </w:r>
      <w:r>
        <w:rPr>
          <w:noProof/>
          <w:szCs w:val="28"/>
          <w:lang w:val="es-CL" w:eastAsia="es-CL"/>
        </w:rPr>
        <mc:AlternateContent>
          <mc:Choice Requires="wps">
            <w:drawing>
              <wp:anchor distT="0" distB="0" distL="114300" distR="114300" simplePos="0" relativeHeight="252298752" behindDoc="0" locked="0" layoutInCell="1" allowOverlap="1" wp14:anchorId="3EC7785A" wp14:editId="0560E060">
                <wp:simplePos x="0" y="0"/>
                <wp:positionH relativeFrom="column">
                  <wp:posOffset>3435350</wp:posOffset>
                </wp:positionH>
                <wp:positionV relativeFrom="paragraph">
                  <wp:posOffset>1675130</wp:posOffset>
                </wp:positionV>
                <wp:extent cx="1009650" cy="443230"/>
                <wp:effectExtent l="0" t="0" r="266700" b="223520"/>
                <wp:wrapNone/>
                <wp:docPr id="58723"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443230"/>
                        </a:xfrm>
                        <a:prstGeom prst="wedgeRoundRectCallout">
                          <a:avLst>
                            <a:gd name="adj1" fmla="val 69051"/>
                            <a:gd name="adj2" fmla="val 87537"/>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1F21CC">
                            <w:pPr>
                              <w:jc w:val="center"/>
                            </w:pPr>
                            <w:proofErr w:type="spellStart"/>
                            <w:r>
                              <w:t>Propiedades</w:t>
                            </w:r>
                            <w:proofErr w:type="spellEnd"/>
                            <w:r>
                              <w:t xml:space="preserve"> del Source</w:t>
                            </w:r>
                          </w:p>
                          <w:p w:rsidR="00274538" w:rsidRDefault="00274538"/>
                          <w:p w:rsidR="00274538" w:rsidRDefault="00274538" w:rsidP="001F21CC">
                            <w:pPr>
                              <w:jc w:val="center"/>
                            </w:pPr>
                            <w:r>
                              <w:t>Properties of Source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7785A" id="AutoShape 121" o:spid="_x0000_s1040" type="#_x0000_t62" style="position:absolute;left:0;text-align:left;margin-left:270.5pt;margin-top:131.9pt;width:79.5pt;height:34.9pt;z-index:25229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" adj="25715,29708" fillcolor="white [3201]" strokecolor="#fabf8f [1945]" strokeweight="1pt">
                <v:fill color2="#fbd4b4 [1305]" focus="100%" type="gradient"/>
                <v:shadow on="t" color="#974706 [1609]" opacity=".5" offset="1pt"/>
                <v:textbox>
                  <w:txbxContent>
                    <w:p w:rsidR="00274538" w:rsidRDefault="00274538" w:rsidP="001F21CC">
                      <w:pPr>
                        <w:jc w:val="center"/>
                      </w:pPr>
                      <w:proofErr w:type="spellStart"/>
                      <w:r>
                        <w:t>Propiedades</w:t>
                      </w:r>
                      <w:proofErr w:type="spellEnd"/>
                      <w:r>
                        <w:t xml:space="preserve"> del Source</w:t>
                      </w:r>
                    </w:p>
                    <w:p w:rsidR="00274538" w:rsidRDefault="00274538"/>
                    <w:p w:rsidR="00274538" w:rsidRDefault="00274538" w:rsidP="001F21CC">
                      <w:pPr>
                        <w:jc w:val="center"/>
                      </w:pPr>
                      <w:r>
                        <w:t>Properties of Source</w:t>
                      </w:r>
                    </w:p>
                  </w:txbxContent>
                </v:textbox>
              </v:shape>
            </w:pict>
          </mc:Fallback>
        </mc:AlternateContent>
      </w:r>
      <w:r w:rsidR="008809A0">
        <w:rPr>
          <w:noProof/>
          <w:lang w:val="es-CL" w:eastAsia="es-CL"/>
        </w:rPr>
        <mc:AlternateContent>
          <mc:Choice Requires="wps">
            <w:drawing>
              <wp:anchor distT="0" distB="0" distL="114300" distR="114300" simplePos="0" relativeHeight="252296704" behindDoc="0" locked="0" layoutInCell="1" allowOverlap="1" wp14:anchorId="708C87E2" wp14:editId="5A45CE1B">
                <wp:simplePos x="0" y="0"/>
                <wp:positionH relativeFrom="column">
                  <wp:posOffset>3810398</wp:posOffset>
                </wp:positionH>
                <wp:positionV relativeFrom="paragraph">
                  <wp:posOffset>161346</wp:posOffset>
                </wp:positionV>
                <wp:extent cx="2064936" cy="309245"/>
                <wp:effectExtent l="742950" t="0" r="31115" b="52705"/>
                <wp:wrapNone/>
                <wp:docPr id="58689"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4936" cy="309245"/>
                        </a:xfrm>
                        <a:prstGeom prst="wedgeRoundRectCallout">
                          <a:avLst>
                            <a:gd name="adj1" fmla="val -83731"/>
                            <a:gd name="adj2" fmla="val 16319"/>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Pr="00274538" w:rsidRDefault="00274538" w:rsidP="001F21CC">
                            <w:pPr>
                              <w:jc w:val="center"/>
                              <w:rPr>
                                <w:lang w:val="es-VE"/>
                              </w:rPr>
                            </w:pPr>
                            <w:r w:rsidRPr="00274538">
                              <w:rPr>
                                <w:lang w:val="es-VE"/>
                              </w:rPr>
                              <w:t>Observa el cambio</w:t>
                            </w:r>
                            <w:r>
                              <w:rPr>
                                <w:lang w:val="es-VE"/>
                              </w:rPr>
                              <w:t xml:space="preserve"> en la barra</w:t>
                            </w:r>
                          </w:p>
                          <w:p w:rsidR="00274538" w:rsidRPr="00274538" w:rsidRDefault="00274538">
                            <w:pPr>
                              <w:rPr>
                                <w:lang w:val="es-VE"/>
                              </w:rPr>
                            </w:pPr>
                          </w:p>
                          <w:p w:rsidR="00274538" w:rsidRPr="00274538" w:rsidRDefault="00274538" w:rsidP="001F21CC">
                            <w:pPr>
                              <w:jc w:val="center"/>
                              <w:rPr>
                                <w:lang w:val="es-VE"/>
                              </w:rPr>
                            </w:pPr>
                            <w:r w:rsidRPr="00274538">
                              <w:rPr>
                                <w:lang w:val="es-VE"/>
                              </w:rPr>
                              <w:t xml:space="preserve">Note </w:t>
                            </w:r>
                            <w:proofErr w:type="spellStart"/>
                            <w:r w:rsidRPr="00274538">
                              <w:rPr>
                                <w:lang w:val="es-VE"/>
                              </w:rPr>
                              <w:t>change</w:t>
                            </w:r>
                            <w:proofErr w:type="spellEnd"/>
                            <w:r w:rsidRPr="00274538">
                              <w:rPr>
                                <w:lang w:val="es-VE"/>
                              </w:rPr>
                              <w:t xml:space="preserve"> in </w:t>
                            </w:r>
                            <w:proofErr w:type="spellStart"/>
                            <w:r w:rsidRPr="00274538">
                              <w:rPr>
                                <w:lang w:val="es-VE"/>
                              </w:rPr>
                              <w:t>ribbon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C87E2" id="AutoShape 119" o:spid="_x0000_s1041" type="#_x0000_t62" style="position:absolute;left:0;text-align:left;margin-left:300.05pt;margin-top:12.7pt;width:162.6pt;height:24.35pt;z-index:25229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" adj="-7286,14325" fillcolor="white [3201]" strokecolor="#fabf8f [1945]" strokeweight="1pt">
                <v:fill color2="#fbd4b4 [1305]" focus="100%" type="gradient"/>
                <v:shadow on="t" color="#974706 [1609]" opacity=".5" offset="1pt"/>
                <v:textbox>
                  <w:txbxContent>
                    <w:p w:rsidR="00274538" w:rsidRPr="00274538" w:rsidRDefault="00274538" w:rsidP="001F21CC">
                      <w:pPr>
                        <w:jc w:val="center"/>
                        <w:rPr>
                          <w:lang w:val="es-VE"/>
                        </w:rPr>
                      </w:pPr>
                      <w:r w:rsidRPr="00274538">
                        <w:rPr>
                          <w:lang w:val="es-VE"/>
                        </w:rPr>
                        <w:t>Observa el cambio</w:t>
                      </w:r>
                      <w:r>
                        <w:rPr>
                          <w:lang w:val="es-VE"/>
                        </w:rPr>
                        <w:t xml:space="preserve"> en la barra</w:t>
                      </w:r>
                    </w:p>
                    <w:p w:rsidR="00274538" w:rsidRPr="00274538" w:rsidRDefault="00274538">
                      <w:pPr>
                        <w:rPr>
                          <w:lang w:val="es-VE"/>
                        </w:rPr>
                      </w:pPr>
                    </w:p>
                    <w:p w:rsidR="00274538" w:rsidRPr="00274538" w:rsidRDefault="00274538" w:rsidP="001F21CC">
                      <w:pPr>
                        <w:jc w:val="center"/>
                        <w:rPr>
                          <w:lang w:val="es-VE"/>
                        </w:rPr>
                      </w:pPr>
                      <w:r w:rsidRPr="00274538">
                        <w:rPr>
                          <w:lang w:val="es-VE"/>
                        </w:rPr>
                        <w:t xml:space="preserve">Note </w:t>
                      </w:r>
                      <w:proofErr w:type="spellStart"/>
                      <w:r w:rsidRPr="00274538">
                        <w:rPr>
                          <w:lang w:val="es-VE"/>
                        </w:rPr>
                        <w:t>change</w:t>
                      </w:r>
                      <w:proofErr w:type="spellEnd"/>
                      <w:r w:rsidRPr="00274538">
                        <w:rPr>
                          <w:lang w:val="es-VE"/>
                        </w:rPr>
                        <w:t xml:space="preserve"> in </w:t>
                      </w:r>
                      <w:proofErr w:type="spellStart"/>
                      <w:r w:rsidRPr="00274538">
                        <w:rPr>
                          <w:lang w:val="es-VE"/>
                        </w:rPr>
                        <w:t>ribbon</w:t>
                      </w:r>
                      <w:proofErr w:type="spellEnd"/>
                    </w:p>
                  </w:txbxContent>
                </v:textbox>
              </v:shape>
            </w:pict>
          </mc:Fallback>
        </mc:AlternateContent>
      </w:r>
      <w:r w:rsidR="008809A0">
        <w:rPr>
          <w:noProof/>
          <w:lang w:val="es-CL" w:eastAsia="es-CL"/>
        </w:rPr>
        <mc:AlternateContent>
          <mc:Choice Requires="wps">
            <w:drawing>
              <wp:anchor distT="0" distB="0" distL="114300" distR="114300" simplePos="0" relativeHeight="252295680" behindDoc="0" locked="0" layoutInCell="1" allowOverlap="1" wp14:anchorId="4300B5F4" wp14:editId="0D512ACF">
                <wp:simplePos x="0" y="0"/>
                <wp:positionH relativeFrom="column">
                  <wp:posOffset>716120</wp:posOffset>
                </wp:positionH>
                <wp:positionV relativeFrom="paragraph">
                  <wp:posOffset>3517837</wp:posOffset>
                </wp:positionV>
                <wp:extent cx="815975" cy="285750"/>
                <wp:effectExtent l="247650" t="133350" r="41275" b="57150"/>
                <wp:wrapNone/>
                <wp:docPr id="58690" name="Auto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5975" cy="285750"/>
                        </a:xfrm>
                        <a:prstGeom prst="wedgeRoundRectCallout">
                          <a:avLst>
                            <a:gd name="adj1" fmla="val -75287"/>
                            <a:gd name="adj2" fmla="val -89145"/>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1F21CC">
                            <w:pPr>
                              <w:jc w:val="center"/>
                            </w:pPr>
                            <w:proofErr w:type="spellStart"/>
                            <w:r>
                              <w:t>TimePath</w:t>
                            </w:r>
                            <w:proofErr w:type="spellEnd"/>
                          </w:p>
                          <w:p w:rsidR="00274538" w:rsidRDefault="00274538"/>
                          <w:p w:rsidR="00274538" w:rsidRDefault="00274538" w:rsidP="001F21CC">
                            <w:pPr>
                              <w:jc w:val="center"/>
                            </w:pPr>
                            <w:proofErr w:type="spellStart"/>
                            <w:r>
                              <w:t>TimePath</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0B5F4" id="AutoShape 118" o:spid="_x0000_s1042" type="#_x0000_t62" style="position:absolute;left:0;text-align:left;margin-left:56.4pt;margin-top:277pt;width:64.25pt;height:22.5pt;z-index:25229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" adj="-5462,-8455" fillcolor="white [3201]" strokecolor="#fabf8f [1945]" strokeweight="1pt">
                <v:fill color2="#fbd4b4 [1305]" focus="100%" type="gradient"/>
                <v:shadow on="t" color="#974706 [1609]" opacity=".5" offset="1pt"/>
                <v:textbox>
                  <w:txbxContent>
                    <w:p w:rsidR="00274538" w:rsidRDefault="00274538" w:rsidP="001F21CC">
                      <w:pPr>
                        <w:jc w:val="center"/>
                      </w:pPr>
                      <w:proofErr w:type="spellStart"/>
                      <w:r>
                        <w:t>TimePath</w:t>
                      </w:r>
                      <w:proofErr w:type="spellEnd"/>
                    </w:p>
                    <w:p w:rsidR="00274538" w:rsidRDefault="00274538"/>
                    <w:p w:rsidR="00274538" w:rsidRDefault="00274538" w:rsidP="001F21CC">
                      <w:pPr>
                        <w:jc w:val="center"/>
                      </w:pPr>
                      <w:proofErr w:type="spellStart"/>
                      <w:r>
                        <w:t>TimePath</w:t>
                      </w:r>
                      <w:proofErr w:type="spellEnd"/>
                    </w:p>
                  </w:txbxContent>
                </v:textbox>
              </v:shape>
            </w:pict>
          </mc:Fallback>
        </mc:AlternateContent>
      </w:r>
      <w:r w:rsidR="008809A0">
        <w:rPr>
          <w:noProof/>
          <w:lang w:val="es-CL" w:eastAsia="es-CL"/>
        </w:rPr>
        <mc:AlternateContent>
          <mc:Choice Requires="wps">
            <w:drawing>
              <wp:anchor distT="0" distB="0" distL="114300" distR="114300" simplePos="0" relativeHeight="252314112" behindDoc="0" locked="0" layoutInCell="1" allowOverlap="1" wp14:anchorId="7DE40084" wp14:editId="2EF4C66F">
                <wp:simplePos x="0" y="0"/>
                <wp:positionH relativeFrom="column">
                  <wp:posOffset>3140075</wp:posOffset>
                </wp:positionH>
                <wp:positionV relativeFrom="paragraph">
                  <wp:posOffset>2895760</wp:posOffset>
                </wp:positionV>
                <wp:extent cx="1400175" cy="483870"/>
                <wp:effectExtent l="0" t="0" r="47625" b="182880"/>
                <wp:wrapNone/>
                <wp:docPr id="58691"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483870"/>
                        </a:xfrm>
                        <a:prstGeom prst="wedgeRoundRectCallout">
                          <a:avLst>
                            <a:gd name="adj1" fmla="val -29182"/>
                            <a:gd name="adj2" fmla="val 79766"/>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1F21CC">
                            <w:pPr>
                              <w:jc w:val="center"/>
                            </w:pPr>
                            <w:proofErr w:type="spellStart"/>
                            <w:r>
                              <w:t>TransferNode</w:t>
                            </w:r>
                            <w:proofErr w:type="spellEnd"/>
                            <w:r>
                              <w:t xml:space="preserve"> Output </w:t>
                            </w:r>
                          </w:p>
                          <w:p w:rsidR="00274538" w:rsidRDefault="00274538"/>
                          <w:p w:rsidR="00274538" w:rsidRDefault="00274538" w:rsidP="001F21CC">
                            <w:pPr>
                              <w:jc w:val="center"/>
                            </w:pPr>
                            <w:proofErr w:type="spellStart"/>
                            <w:r>
                              <w:t>TransferNode</w:t>
                            </w:r>
                            <w:proofErr w:type="spellEnd"/>
                            <w:r>
                              <w:t xml:space="preserve"> Output from Objects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40084" id="_x0000_s1043" type="#_x0000_t62" style="position:absolute;left:0;text-align:left;margin-left:247.25pt;margin-top:228pt;width:110.25pt;height:38.1pt;z-index:25231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" adj="4497,28029" fillcolor="white [3201]" strokecolor="#fabf8f [1945]" strokeweight="1pt">
                <v:fill color2="#fbd4b4 [1305]" focus="100%" type="gradient"/>
                <v:shadow on="t" color="#974706 [1609]" opacity=".5" offset="1pt"/>
                <v:textbox>
                  <w:txbxContent>
                    <w:p w:rsidR="00274538" w:rsidRDefault="00274538" w:rsidP="001F21CC">
                      <w:pPr>
                        <w:jc w:val="center"/>
                      </w:pPr>
                      <w:proofErr w:type="spellStart"/>
                      <w:r>
                        <w:t>TransferNode</w:t>
                      </w:r>
                      <w:proofErr w:type="spellEnd"/>
                      <w:r>
                        <w:t xml:space="preserve"> Output </w:t>
                      </w:r>
                    </w:p>
                    <w:p w:rsidR="00274538" w:rsidRDefault="00274538"/>
                    <w:p w:rsidR="00274538" w:rsidRDefault="00274538" w:rsidP="001F21CC">
                      <w:pPr>
                        <w:jc w:val="center"/>
                      </w:pPr>
                      <w:proofErr w:type="spellStart"/>
                      <w:r>
                        <w:t>TransferNode</w:t>
                      </w:r>
                      <w:proofErr w:type="spellEnd"/>
                      <w:r>
                        <w:t xml:space="preserve"> Output from Objects</w:t>
                      </w:r>
                    </w:p>
                  </w:txbxContent>
                </v:textbox>
              </v:shape>
            </w:pict>
          </mc:Fallback>
        </mc:AlternateContent>
      </w:r>
      <w:r w:rsidR="008809A0">
        <w:rPr>
          <w:noProof/>
          <w:lang w:val="es-CL" w:eastAsia="es-CL"/>
        </w:rPr>
        <mc:AlternateContent>
          <mc:Choice Requires="wps">
            <w:drawing>
              <wp:anchor distT="0" distB="0" distL="114300" distR="114300" simplePos="0" relativeHeight="252315136" behindDoc="0" locked="0" layoutInCell="1" allowOverlap="1" wp14:anchorId="7F6D5B2D" wp14:editId="214FB8CC">
                <wp:simplePos x="0" y="0"/>
                <wp:positionH relativeFrom="column">
                  <wp:posOffset>1444415</wp:posOffset>
                </wp:positionH>
                <wp:positionV relativeFrom="paragraph">
                  <wp:posOffset>3880310</wp:posOffset>
                </wp:positionV>
                <wp:extent cx="1153160" cy="483870"/>
                <wp:effectExtent l="0" t="190500" r="46990" b="49530"/>
                <wp:wrapNone/>
                <wp:docPr id="58718"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3160" cy="483870"/>
                        </a:xfrm>
                        <a:prstGeom prst="wedgeRoundRectCallout">
                          <a:avLst>
                            <a:gd name="adj1" fmla="val 33846"/>
                            <a:gd name="adj2" fmla="val -87000"/>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1F21CC">
                            <w:pPr>
                              <w:jc w:val="center"/>
                            </w:pPr>
                            <w:proofErr w:type="spellStart"/>
                            <w:r>
                              <w:t>BasicNode</w:t>
                            </w:r>
                            <w:proofErr w:type="spellEnd"/>
                            <w:r>
                              <w:t xml:space="preserve"> </w:t>
                            </w:r>
                            <w:r>
                              <w:br/>
                              <w:t xml:space="preserve">Input </w:t>
                            </w:r>
                          </w:p>
                          <w:p w:rsidR="00274538" w:rsidRDefault="00274538"/>
                          <w:p w:rsidR="00274538" w:rsidRDefault="00274538" w:rsidP="001F21CC">
                            <w:pPr>
                              <w:jc w:val="center"/>
                            </w:pPr>
                            <w:proofErr w:type="spellStart"/>
                            <w:r>
                              <w:t>BasicNode</w:t>
                            </w:r>
                            <w:proofErr w:type="spellEnd"/>
                            <w:r>
                              <w:t xml:space="preserve"> </w:t>
                            </w:r>
                            <w:r>
                              <w:br/>
                              <w:t>Input to Objects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D5B2D" id="_x0000_s1044" type="#_x0000_t62" style="position:absolute;left:0;text-align:left;margin-left:113.75pt;margin-top:305.55pt;width:90.8pt;height:38.1pt;z-index:25231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" adj="18111,-7992" fillcolor="white [3201]" strokecolor="#fabf8f [1945]" strokeweight="1pt">
                <v:fill color2="#fbd4b4 [1305]" focus="100%" type="gradient"/>
                <v:shadow on="t" color="#974706 [1609]" opacity=".5" offset="1pt"/>
                <v:textbox>
                  <w:txbxContent>
                    <w:p w:rsidR="00274538" w:rsidRDefault="00274538" w:rsidP="001F21CC">
                      <w:pPr>
                        <w:jc w:val="center"/>
                      </w:pPr>
                      <w:proofErr w:type="spellStart"/>
                      <w:r>
                        <w:t>BasicNode</w:t>
                      </w:r>
                      <w:proofErr w:type="spellEnd"/>
                      <w:r>
                        <w:t xml:space="preserve"> </w:t>
                      </w:r>
                      <w:r>
                        <w:br/>
                        <w:t xml:space="preserve">Input </w:t>
                      </w:r>
                    </w:p>
                    <w:p w:rsidR="00274538" w:rsidRDefault="00274538"/>
                    <w:p w:rsidR="00274538" w:rsidRDefault="00274538" w:rsidP="001F21CC">
                      <w:pPr>
                        <w:jc w:val="center"/>
                      </w:pPr>
                      <w:proofErr w:type="spellStart"/>
                      <w:r>
                        <w:t>BasicNode</w:t>
                      </w:r>
                      <w:proofErr w:type="spellEnd"/>
                      <w:r>
                        <w:t xml:space="preserve"> </w:t>
                      </w:r>
                      <w:r>
                        <w:br/>
                        <w:t>Input to Objects</w:t>
                      </w:r>
                    </w:p>
                  </w:txbxContent>
                </v:textbox>
              </v:shape>
            </w:pict>
          </mc:Fallback>
        </mc:AlternateContent>
      </w:r>
      <w:r w:rsidR="008809A0">
        <w:rPr>
          <w:noProof/>
          <w:lang w:val="es-CL" w:eastAsia="es-CL"/>
        </w:rPr>
        <mc:AlternateContent>
          <mc:Choice Requires="wps">
            <w:drawing>
              <wp:anchor distT="0" distB="0" distL="114300" distR="114300" simplePos="0" relativeHeight="252294656" behindDoc="0" locked="0" layoutInCell="1" allowOverlap="1" wp14:anchorId="0A712FDF" wp14:editId="3346359C">
                <wp:simplePos x="0" y="0"/>
                <wp:positionH relativeFrom="column">
                  <wp:posOffset>665878</wp:posOffset>
                </wp:positionH>
                <wp:positionV relativeFrom="paragraph">
                  <wp:posOffset>2382373</wp:posOffset>
                </wp:positionV>
                <wp:extent cx="591185" cy="271145"/>
                <wp:effectExtent l="304800" t="571500" r="37465" b="52705"/>
                <wp:wrapNone/>
                <wp:docPr id="58719" name="Auto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185" cy="271145"/>
                        </a:xfrm>
                        <a:prstGeom prst="wedgeRoundRectCallout">
                          <a:avLst>
                            <a:gd name="adj1" fmla="val -94135"/>
                            <a:gd name="adj2" fmla="val -248077"/>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1F21CC">
                            <w:pPr>
                              <w:jc w:val="center"/>
                            </w:pPr>
                            <w:r>
                              <w:t>Server</w:t>
                            </w:r>
                          </w:p>
                          <w:p w:rsidR="00274538" w:rsidRDefault="00274538"/>
                          <w:p w:rsidR="00274538" w:rsidRDefault="00274538" w:rsidP="001F21CC">
                            <w:pPr>
                              <w:jc w:val="center"/>
                            </w:pPr>
                            <w:r>
                              <w:t>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12FDF" id="AutoShape 117" o:spid="_x0000_s1045" type="#_x0000_t62" style="position:absolute;left:0;text-align:left;margin-left:52.45pt;margin-top:187.6pt;width:46.55pt;height:21.35pt;z-index:25229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" adj="-9533,-42785" fillcolor="white [3201]" strokecolor="#fabf8f [1945]" strokeweight="1pt">
                <v:fill color2="#fbd4b4 [1305]" focus="100%" type="gradient"/>
                <v:shadow on="t" color="#974706 [1609]" opacity=".5" offset="1pt"/>
                <v:textbox>
                  <w:txbxContent>
                    <w:p w:rsidR="00274538" w:rsidRDefault="00274538" w:rsidP="001F21CC">
                      <w:pPr>
                        <w:jc w:val="center"/>
                      </w:pPr>
                      <w:r>
                        <w:t>Server</w:t>
                      </w:r>
                    </w:p>
                    <w:p w:rsidR="00274538" w:rsidRDefault="00274538"/>
                    <w:p w:rsidR="00274538" w:rsidRDefault="00274538" w:rsidP="001F21CC">
                      <w:pPr>
                        <w:jc w:val="center"/>
                      </w:pPr>
                      <w:r>
                        <w:t>Server</w:t>
                      </w:r>
                    </w:p>
                  </w:txbxContent>
                </v:textbox>
              </v:shape>
            </w:pict>
          </mc:Fallback>
        </mc:AlternateContent>
      </w:r>
      <w:r w:rsidR="008809A0">
        <w:rPr>
          <w:noProof/>
          <w:lang w:val="es-CL" w:eastAsia="es-CL"/>
        </w:rPr>
        <mc:AlternateContent>
          <mc:Choice Requires="wps">
            <w:drawing>
              <wp:anchor distT="0" distB="0" distL="114300" distR="114300" simplePos="0" relativeHeight="252319232" behindDoc="0" locked="0" layoutInCell="1" allowOverlap="1" wp14:anchorId="278372F9" wp14:editId="78DE7100">
                <wp:simplePos x="0" y="0"/>
                <wp:positionH relativeFrom="column">
                  <wp:posOffset>1856607</wp:posOffset>
                </wp:positionH>
                <wp:positionV relativeFrom="paragraph">
                  <wp:posOffset>1061015</wp:posOffset>
                </wp:positionV>
                <wp:extent cx="1075055" cy="271145"/>
                <wp:effectExtent l="571500" t="0" r="29845" b="71755"/>
                <wp:wrapNone/>
                <wp:docPr id="58720" name="Auto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71145"/>
                        </a:xfrm>
                        <a:prstGeom prst="wedgeRoundRectCallout">
                          <a:avLst>
                            <a:gd name="adj1" fmla="val -99316"/>
                            <a:gd name="adj2" fmla="val 46541"/>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9D6E0F">
                            <w:pPr>
                              <w:jc w:val="center"/>
                            </w:pPr>
                            <w:r>
                              <w:t>Model Entity</w:t>
                            </w:r>
                          </w:p>
                          <w:p w:rsidR="00274538" w:rsidRDefault="00274538" w:rsidP="009D6E0F"/>
                          <w:p w:rsidR="00274538" w:rsidRDefault="00274538" w:rsidP="009D6E0F">
                            <w:pPr>
                              <w:jc w:val="center"/>
                            </w:pPr>
                            <w:r>
                              <w:t>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372F9" id="_x0000_s1046" type="#_x0000_t62" style="position:absolute;left:0;text-align:left;margin-left:146.2pt;margin-top:83.55pt;width:84.65pt;height:21.35pt;z-index:25231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" adj="-10652,20853" fillcolor="white [3201]" strokecolor="#fabf8f [1945]" strokeweight="1pt">
                <v:fill color2="#fbd4b4 [1305]" focus="100%" type="gradient"/>
                <v:shadow on="t" color="#974706 [1609]" opacity=".5" offset="1pt"/>
                <v:textbox>
                  <w:txbxContent>
                    <w:p w:rsidR="00274538" w:rsidRDefault="00274538" w:rsidP="009D6E0F">
                      <w:pPr>
                        <w:jc w:val="center"/>
                      </w:pPr>
                      <w:r>
                        <w:t>Model Entity</w:t>
                      </w:r>
                    </w:p>
                    <w:p w:rsidR="00274538" w:rsidRDefault="00274538" w:rsidP="009D6E0F"/>
                    <w:p w:rsidR="00274538" w:rsidRDefault="00274538" w:rsidP="009D6E0F">
                      <w:pPr>
                        <w:jc w:val="center"/>
                      </w:pPr>
                      <w:r>
                        <w:t>Server</w:t>
                      </w:r>
                    </w:p>
                  </w:txbxContent>
                </v:textbox>
              </v:shape>
            </w:pict>
          </mc:Fallback>
        </mc:AlternateContent>
      </w:r>
      <w:r w:rsidR="008809A0">
        <w:rPr>
          <w:noProof/>
          <w:lang w:val="es-CL" w:eastAsia="es-CL"/>
        </w:rPr>
        <mc:AlternateContent>
          <mc:Choice Requires="wps">
            <w:drawing>
              <wp:anchor distT="0" distB="0" distL="114300" distR="114300" simplePos="0" relativeHeight="252297728" behindDoc="0" locked="0" layoutInCell="1" allowOverlap="1" wp14:anchorId="08A21633" wp14:editId="4D3A461E">
                <wp:simplePos x="0" y="0"/>
                <wp:positionH relativeFrom="column">
                  <wp:posOffset>2007333</wp:posOffset>
                </wp:positionH>
                <wp:positionV relativeFrom="paragraph">
                  <wp:posOffset>1422756</wp:posOffset>
                </wp:positionV>
                <wp:extent cx="1162685" cy="456565"/>
                <wp:effectExtent l="590550" t="0" r="37465" b="57785"/>
                <wp:wrapNone/>
                <wp:docPr id="58721" name="Auto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685" cy="456565"/>
                        </a:xfrm>
                        <a:prstGeom prst="wedgeRoundRectCallout">
                          <a:avLst>
                            <a:gd name="adj1" fmla="val -97258"/>
                            <a:gd name="adj2" fmla="val 37716"/>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1F21CC">
                            <w:pPr>
                              <w:jc w:val="center"/>
                            </w:pPr>
                            <w:r>
                              <w:t>Source Object Selected Library</w:t>
                            </w:r>
                          </w:p>
                          <w:p w:rsidR="00274538" w:rsidRDefault="00274538"/>
                          <w:p w:rsidR="00274538" w:rsidRDefault="00274538" w:rsidP="001F21CC">
                            <w:pPr>
                              <w:jc w:val="center"/>
                            </w:pPr>
                            <w:r>
                              <w:t>Source Object Selected Library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A21633" id="AutoShape 120" o:spid="_x0000_s1047" type="#_x0000_t62" style="position:absolute;left:0;text-align:left;margin-left:158.05pt;margin-top:112.05pt;width:91.55pt;height:35.95pt;z-index:25229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" adj="-10208,18947" fillcolor="white [3201]" strokecolor="#fabf8f [1945]" strokeweight="1pt">
                <v:fill color2="#fbd4b4 [1305]" focus="100%" type="gradient"/>
                <v:shadow on="t" color="#974706 [1609]" opacity=".5" offset="1pt"/>
                <v:textbox>
                  <w:txbxContent>
                    <w:p w:rsidR="00274538" w:rsidRDefault="00274538" w:rsidP="001F21CC">
                      <w:pPr>
                        <w:jc w:val="center"/>
                      </w:pPr>
                      <w:r>
                        <w:t>Source Object Selected Library</w:t>
                      </w:r>
                    </w:p>
                    <w:p w:rsidR="00274538" w:rsidRDefault="00274538"/>
                    <w:p w:rsidR="00274538" w:rsidRDefault="00274538" w:rsidP="001F21CC">
                      <w:pPr>
                        <w:jc w:val="center"/>
                      </w:pPr>
                      <w:r>
                        <w:t>Source Object Selected Library</w:t>
                      </w:r>
                    </w:p>
                  </w:txbxContent>
                </v:textbox>
              </v:shape>
            </w:pict>
          </mc:Fallback>
        </mc:AlternateContent>
      </w:r>
      <w:r w:rsidR="008809A0" w:rsidRPr="00274538">
        <w:rPr>
          <w:lang w:val="es-VE"/>
        </w:rPr>
        <w:br/>
      </w:r>
      <w:r w:rsidR="008809A0">
        <w:rPr>
          <w:noProof/>
          <w:lang w:val="es-CL" w:eastAsia="es-CL"/>
        </w:rPr>
        <w:drawing>
          <wp:inline distT="0" distB="0" distL="0" distR="0" wp14:anchorId="4FA0D174" wp14:editId="67901FD6">
            <wp:extent cx="6299835" cy="4859020"/>
            <wp:effectExtent l="0" t="0" r="5715" b="0"/>
            <wp:docPr id="58743" name="Picture 58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4859020"/>
                    </a:xfrm>
                    <a:prstGeom prst="rect">
                      <a:avLst/>
                    </a:prstGeom>
                  </pic:spPr>
                </pic:pic>
              </a:graphicData>
            </a:graphic>
          </wp:inline>
        </w:drawing>
      </w:r>
    </w:p>
    <w:p w:rsidR="00BD353F" w:rsidRPr="00274538" w:rsidRDefault="008F1F87" w:rsidP="001F21CC">
      <w:pPr>
        <w:pStyle w:val="Descripcin"/>
        <w:rPr>
          <w:lang w:val="es-VE"/>
        </w:rPr>
      </w:pPr>
      <w:bookmarkStart w:id="22" w:name="_Ref267302575"/>
      <w:bookmarkStart w:id="23" w:name="_Ref363810621"/>
      <w:r w:rsidRPr="00274538">
        <w:rPr>
          <w:lang w:val="es-VE"/>
        </w:rPr>
        <w:t xml:space="preserve">Figura </w:t>
      </w:r>
      <w:r w:rsidR="00B71618">
        <w:fldChar w:fldCharType="begin"/>
      </w:r>
      <w:r w:rsidR="00B71618" w:rsidRPr="00274538">
        <w:rPr>
          <w:lang w:val="es-VE"/>
        </w:rPr>
        <w:instrText xml:space="preserve"> STYLEREF 1 \s </w:instrText>
      </w:r>
      <w:r w:rsidR="00B71618">
        <w:fldChar w:fldCharType="separate"/>
      </w:r>
      <w:r w:rsidR="008F0C19">
        <w:rPr>
          <w:noProof/>
          <w:lang w:val="es-VE"/>
        </w:rPr>
        <w:t>0</w:t>
      </w:r>
      <w:r w:rsidR="00B71618">
        <w:rPr>
          <w:noProof/>
        </w:rPr>
        <w:fldChar w:fldCharType="end"/>
      </w:r>
      <w:r w:rsidR="008809A0" w:rsidRPr="00274538">
        <w:rPr>
          <w:lang w:val="es-VE"/>
        </w:rPr>
        <w:t>.</w:t>
      </w:r>
      <w:r w:rsidR="00B71618">
        <w:fldChar w:fldCharType="begin"/>
      </w:r>
      <w:r w:rsidR="00B71618" w:rsidRPr="00274538">
        <w:rPr>
          <w:lang w:val="es-VE"/>
        </w:rPr>
        <w:instrText xml:space="preserve"> SEQ Figure \* ARABIC \s 1 </w:instrText>
      </w:r>
      <w:r w:rsidR="00B71618">
        <w:fldChar w:fldCharType="separate"/>
      </w:r>
      <w:r w:rsidR="008F0C19">
        <w:rPr>
          <w:noProof/>
          <w:lang w:val="es-VE"/>
        </w:rPr>
        <w:t>3</w:t>
      </w:r>
      <w:r w:rsidR="00B71618">
        <w:rPr>
          <w:noProof/>
        </w:rPr>
        <w:fldChar w:fldCharType="end"/>
      </w:r>
      <w:bookmarkEnd w:id="22"/>
      <w:r w:rsidR="008809A0" w:rsidRPr="00274538">
        <w:rPr>
          <w:lang w:val="es-VE"/>
        </w:rPr>
        <w:t xml:space="preserve">:  </w:t>
      </w:r>
      <w:r w:rsidRPr="00274538">
        <w:rPr>
          <w:lang w:val="es-VE"/>
        </w:rPr>
        <w:t>Empezando a modelar</w:t>
      </w:r>
    </w:p>
    <w:p w:rsidR="0075512F" w:rsidRDefault="00BD353F" w:rsidP="00274538">
      <w:pPr>
        <w:pStyle w:val="Descripcin"/>
        <w:jc w:val="left"/>
        <w:rPr>
          <w:lang w:val="es-VE"/>
        </w:rPr>
      </w:pPr>
      <w:r w:rsidRPr="00274538">
        <w:rPr>
          <w:i/>
          <w:lang w:val="es-VE"/>
        </w:rPr>
        <w:lastRenderedPageBreak/>
        <w:t>Paso 3:</w:t>
      </w:r>
      <w:r w:rsidRPr="00274538">
        <w:rPr>
          <w:lang w:val="es-VE"/>
        </w:rPr>
        <w:t xml:space="preserve"> </w:t>
      </w:r>
      <w:r w:rsidRPr="00274538">
        <w:rPr>
          <w:b w:val="0"/>
          <w:lang w:val="es-VE"/>
        </w:rPr>
        <w:t>Cambia el nombre de cada objeto lo cual puedes hacer directamente</w:t>
      </w:r>
      <w:r w:rsidRPr="00274538">
        <w:rPr>
          <w:rStyle w:val="Refdenotaalpie"/>
          <w:b w:val="0"/>
        </w:rPr>
        <w:footnoteReference w:id="2"/>
      </w:r>
      <w:r w:rsidR="0075512F" w:rsidRPr="00274538">
        <w:rPr>
          <w:b w:val="0"/>
          <w:lang w:val="es-VE"/>
        </w:rPr>
        <w:t>,</w:t>
      </w:r>
      <w:r w:rsidR="00CC6986">
        <w:rPr>
          <w:b w:val="0"/>
          <w:lang w:val="es-VE"/>
        </w:rPr>
        <w:t xml:space="preserve"> o</w:t>
      </w:r>
      <w:r w:rsidR="0075512F" w:rsidRPr="00274538">
        <w:rPr>
          <w:b w:val="0"/>
          <w:lang w:val="es-VE"/>
        </w:rPr>
        <w:t xml:space="preserve"> en la propiedad “</w:t>
      </w:r>
      <w:r w:rsidR="0075512F" w:rsidRPr="00274538">
        <w:rPr>
          <w:rStyle w:val="JRPropertiesChar"/>
          <w:b w:val="0"/>
          <w:lang w:val="es-VE"/>
        </w:rPr>
        <w:t>General</w:t>
      </w:r>
      <w:r w:rsidR="0075512F" w:rsidRPr="00274538">
        <w:rPr>
          <w:b w:val="0"/>
          <w:lang w:val="es-VE"/>
        </w:rPr>
        <w:t>”. Utiliza los nombres especificados en la Figura 2.3.</w:t>
      </w:r>
    </w:p>
    <w:p w:rsidR="008809A0" w:rsidRPr="00274538" w:rsidRDefault="00A86778" w:rsidP="00274538">
      <w:pPr>
        <w:pStyle w:val="Descripcin"/>
        <w:jc w:val="left"/>
        <w:rPr>
          <w:b w:val="0"/>
          <w:bCs w:val="0"/>
          <w:szCs w:val="28"/>
          <w:lang w:val="es-VE"/>
        </w:rPr>
      </w:pPr>
      <w:r>
        <w:rPr>
          <w:b w:val="0"/>
          <w:i/>
          <w:lang w:val="es-VE"/>
        </w:rPr>
        <w:t>Pregunta 3</w:t>
      </w:r>
      <w:r w:rsidR="00CC6986" w:rsidRPr="00237D0E">
        <w:rPr>
          <w:b w:val="0"/>
          <w:i/>
          <w:lang w:val="es-VE"/>
        </w:rPr>
        <w:t>: El</w:t>
      </w:r>
      <w:r w:rsidR="00237D0E" w:rsidRPr="00274538">
        <w:rPr>
          <w:b w:val="0"/>
          <w:bCs w:val="0"/>
          <w:szCs w:val="28"/>
          <w:lang w:val="es-VE"/>
        </w:rPr>
        <w:t xml:space="preserve"> objeto </w:t>
      </w:r>
      <w:r w:rsidR="00237D0E" w:rsidRPr="00274538">
        <w:rPr>
          <w:rStyle w:val="JRObjectChar"/>
          <w:lang w:val="es-VE"/>
        </w:rPr>
        <w:t>Server</w:t>
      </w:r>
      <w:r w:rsidR="00237D0E">
        <w:rPr>
          <w:b w:val="0"/>
          <w:bCs w:val="0"/>
          <w:szCs w:val="28"/>
          <w:lang w:val="es-VE"/>
        </w:rPr>
        <w:t xml:space="preserve"> tiene tres </w:t>
      </w:r>
      <w:r w:rsidR="00237D0E" w:rsidRPr="00274538">
        <w:rPr>
          <w:b w:val="0"/>
          <w:lang w:val="es-VE"/>
        </w:rPr>
        <w:t xml:space="preserve">“líneas” que lo rodean. </w:t>
      </w:r>
      <w:r w:rsidR="00237D0E" w:rsidRPr="00274538">
        <w:rPr>
          <w:rFonts w:ascii="Arial" w:hAnsi="Arial" w:cs="Arial"/>
          <w:b w:val="0"/>
          <w:color w:val="222222"/>
          <w:shd w:val="clear" w:color="auto" w:fill="FFFFFF"/>
          <w:lang w:val="es-VE"/>
        </w:rPr>
        <w:t>¿</w:t>
      </w:r>
      <w:r w:rsidR="00237D0E" w:rsidRPr="00237D0E">
        <w:rPr>
          <w:b w:val="0"/>
          <w:lang w:val="es-VE"/>
        </w:rPr>
        <w:t>Cu</w:t>
      </w:r>
      <w:r w:rsidR="00237D0E" w:rsidRPr="00274538">
        <w:rPr>
          <w:b w:val="0"/>
          <w:lang w:val="es-VE"/>
        </w:rPr>
        <w:t>á</w:t>
      </w:r>
      <w:r w:rsidR="00237D0E" w:rsidRPr="00237D0E">
        <w:rPr>
          <w:b w:val="0"/>
          <w:lang w:val="es-VE"/>
        </w:rPr>
        <w:t>l es el nombre (</w:t>
      </w:r>
      <w:proofErr w:type="gramStart"/>
      <w:r w:rsidR="00237D0E" w:rsidRPr="00237D0E">
        <w:rPr>
          <w:b w:val="0"/>
          <w:lang w:val="es-VE"/>
        </w:rPr>
        <w:t>es importante destacar que la presencia de</w:t>
      </w:r>
      <w:r w:rsidR="00237D0E" w:rsidRPr="00274538">
        <w:rPr>
          <w:b w:val="0"/>
          <w:lang w:val="es-VE"/>
        </w:rPr>
        <w:t xml:space="preserve"> “.” añade más especificaciones?</w:t>
      </w:r>
      <w:bookmarkEnd w:id="23"/>
      <w:proofErr w:type="gramEnd"/>
      <w:ins w:id="24" w:author="Marcelo Gallegos" w:date="2019-11-22T02:28:00Z">
        <w:r w:rsidR="00921A42">
          <w:rPr>
            <w:b w:val="0"/>
            <w:lang w:val="es-VE"/>
          </w:rPr>
          <w:t xml:space="preserve"> </w:t>
        </w:r>
        <w:proofErr w:type="spellStart"/>
        <w:r w:rsidR="00921A42">
          <w:rPr>
            <w:b w:val="0"/>
            <w:lang w:val="es-VE"/>
          </w:rPr>
          <w:t>InputBuffer</w:t>
        </w:r>
        <w:r w:rsidR="00F63E30">
          <w:rPr>
            <w:b w:val="0"/>
            <w:lang w:val="es-VE"/>
          </w:rPr>
          <w:t>.Contents</w:t>
        </w:r>
        <w:proofErr w:type="spellEnd"/>
        <w:r w:rsidR="00F63E30">
          <w:rPr>
            <w:b w:val="0"/>
            <w:lang w:val="es-VE"/>
          </w:rPr>
          <w:t xml:space="preserve">, </w:t>
        </w:r>
        <w:proofErr w:type="spellStart"/>
        <w:r w:rsidR="00F63E30">
          <w:rPr>
            <w:b w:val="0"/>
            <w:lang w:val="es-VE"/>
          </w:rPr>
          <w:t>Processing.Contents</w:t>
        </w:r>
        <w:proofErr w:type="spellEnd"/>
        <w:r w:rsidR="00F63E30">
          <w:rPr>
            <w:b w:val="0"/>
            <w:lang w:val="es-VE"/>
          </w:rPr>
          <w:t xml:space="preserve"> y </w:t>
        </w:r>
        <w:proofErr w:type="spellStart"/>
        <w:r w:rsidR="00F63E30">
          <w:rPr>
            <w:b w:val="0"/>
            <w:lang w:val="es-VE"/>
          </w:rPr>
          <w:t>OutputBuffer.Contents</w:t>
        </w:r>
        <w:proofErr w:type="spellEnd"/>
        <w:r w:rsidR="00F63E30">
          <w:rPr>
            <w:b w:val="0"/>
            <w:lang w:val="es-VE"/>
          </w:rPr>
          <w:t>.</w:t>
        </w:r>
      </w:ins>
    </w:p>
    <w:p w:rsidR="008809A0" w:rsidRPr="00274538" w:rsidRDefault="008809A0" w:rsidP="00274538">
      <w:pPr>
        <w:pStyle w:val="JRQuestion"/>
        <w:numPr>
          <w:ilvl w:val="0"/>
          <w:numId w:val="0"/>
        </w:numPr>
        <w:ind w:left="720" w:hanging="720"/>
        <w:rPr>
          <w:lang w:val="es-VE"/>
        </w:rPr>
      </w:pPr>
      <w:r w:rsidRPr="00274538">
        <w:rPr>
          <w:lang w:val="es-VE"/>
        </w:rPr>
        <w:t>_______________________________________________________________________________</w:t>
      </w:r>
    </w:p>
    <w:p w:rsidR="00237D0E" w:rsidRDefault="00A86778" w:rsidP="00237D0E">
      <w:pPr>
        <w:pStyle w:val="Descripcin"/>
        <w:jc w:val="left"/>
        <w:rPr>
          <w:b w:val="0"/>
          <w:lang w:val="es-VE"/>
        </w:rPr>
      </w:pPr>
      <w:r>
        <w:rPr>
          <w:b w:val="0"/>
          <w:i/>
          <w:lang w:val="es-VE"/>
        </w:rPr>
        <w:t>Pregunta 4</w:t>
      </w:r>
      <w:r w:rsidR="00237D0E" w:rsidRPr="00274538">
        <w:rPr>
          <w:b w:val="0"/>
          <w:i/>
          <w:lang w:val="es-VE"/>
        </w:rPr>
        <w:t>:</w:t>
      </w:r>
      <w:r w:rsidR="00237D0E" w:rsidRPr="00274538">
        <w:rPr>
          <w:b w:val="0"/>
          <w:lang w:val="es-VE"/>
        </w:rPr>
        <w:t xml:space="preserve"> Un </w:t>
      </w:r>
      <w:r w:rsidR="00237D0E" w:rsidRPr="00274538">
        <w:rPr>
          <w:rStyle w:val="JRObjectChar"/>
          <w:b w:val="0"/>
          <w:lang w:val="es-VE"/>
        </w:rPr>
        <w:t>Server</w:t>
      </w:r>
      <w:r w:rsidR="00237D0E" w:rsidRPr="00274538">
        <w:rPr>
          <w:b w:val="0"/>
          <w:lang w:val="es-VE"/>
        </w:rPr>
        <w:t xml:space="preserve"> tiene un nodo “input” y un nodo “output”. Estos nodos también son objetos de la [</w:t>
      </w:r>
      <w:r w:rsidR="00237D0E" w:rsidRPr="00274538">
        <w:rPr>
          <w:b w:val="0"/>
          <w:i/>
          <w:lang w:val="es-VE"/>
        </w:rPr>
        <w:t>Standard Library</w:t>
      </w:r>
      <w:r w:rsidR="00237D0E" w:rsidRPr="00274538">
        <w:rPr>
          <w:b w:val="0"/>
          <w:lang w:val="es-VE"/>
        </w:rPr>
        <w:t>].</w:t>
      </w:r>
      <w:r w:rsidR="00237D0E">
        <w:rPr>
          <w:lang w:val="es-VE"/>
        </w:rPr>
        <w:t xml:space="preserve"> </w:t>
      </w:r>
      <w:r w:rsidR="00237D0E" w:rsidRPr="00FF39D1">
        <w:rPr>
          <w:rFonts w:ascii="Arial" w:hAnsi="Arial" w:cs="Arial"/>
          <w:b w:val="0"/>
          <w:color w:val="222222"/>
          <w:shd w:val="clear" w:color="auto" w:fill="FFFFFF"/>
          <w:lang w:val="es-VE"/>
        </w:rPr>
        <w:t>¿</w:t>
      </w:r>
      <w:r w:rsidR="00237D0E" w:rsidRPr="00FF39D1">
        <w:rPr>
          <w:b w:val="0"/>
          <w:lang w:val="es-VE"/>
        </w:rPr>
        <w:t>Cuál es el nombre</w:t>
      </w:r>
      <w:r w:rsidR="00237D0E">
        <w:rPr>
          <w:b w:val="0"/>
          <w:lang w:val="es-VE"/>
        </w:rPr>
        <w:t xml:space="preserve"> del nombre del nodo input</w:t>
      </w:r>
      <w:r w:rsidR="00237D0E" w:rsidRPr="00FF39D1">
        <w:rPr>
          <w:b w:val="0"/>
          <w:lang w:val="es-VE"/>
        </w:rPr>
        <w:t>?</w:t>
      </w:r>
      <w:ins w:id="25" w:author="Marcelo Gallegos" w:date="2019-11-22T02:29:00Z">
        <w:r w:rsidR="00F63E30">
          <w:rPr>
            <w:b w:val="0"/>
            <w:lang w:val="es-VE"/>
          </w:rPr>
          <w:t xml:space="preserve"> Input@Server1</w:t>
        </w:r>
      </w:ins>
      <w:ins w:id="26" w:author="Marcelo Gallegos" w:date="2019-11-22T02:55:00Z">
        <w:r w:rsidR="005B4C30">
          <w:rPr>
            <w:b w:val="0"/>
            <w:lang w:val="es-VE"/>
          </w:rPr>
          <w:t xml:space="preserve"> (Basic </w:t>
        </w:r>
        <w:proofErr w:type="spellStart"/>
        <w:r w:rsidR="005B4C30">
          <w:rPr>
            <w:b w:val="0"/>
            <w:lang w:val="es-VE"/>
          </w:rPr>
          <w:t>Node</w:t>
        </w:r>
        <w:proofErr w:type="spellEnd"/>
        <w:r w:rsidR="005B4C30">
          <w:rPr>
            <w:b w:val="0"/>
            <w:lang w:val="es-VE"/>
          </w:rPr>
          <w:t>)</w:t>
        </w:r>
      </w:ins>
    </w:p>
    <w:p w:rsidR="00237D0E" w:rsidRDefault="0050678B" w:rsidP="00274538">
      <w:pPr>
        <w:rPr>
          <w:lang w:val="es-VE"/>
        </w:rPr>
      </w:pPr>
      <w:r w:rsidRPr="00274538">
        <w:rPr>
          <w:lang w:val="es-VE"/>
        </w:rPr>
        <w:t>_______________________________________________________________________________</w:t>
      </w:r>
    </w:p>
    <w:p w:rsidR="00237D0E" w:rsidRPr="00274538" w:rsidRDefault="00A86778" w:rsidP="00274538">
      <w:pPr>
        <w:rPr>
          <w:b/>
          <w:bCs/>
          <w:lang w:val="es-VE"/>
        </w:rPr>
      </w:pPr>
      <w:r>
        <w:rPr>
          <w:lang w:val="es-VE"/>
        </w:rPr>
        <w:t>Pregunta 5</w:t>
      </w:r>
      <w:r w:rsidR="00237D0E">
        <w:rPr>
          <w:lang w:val="es-VE"/>
        </w:rPr>
        <w:t xml:space="preserve">: </w:t>
      </w:r>
      <w:r w:rsidR="00237D0E" w:rsidRPr="00FF39D1">
        <w:rPr>
          <w:rFonts w:ascii="Arial" w:hAnsi="Arial" w:cs="Arial"/>
          <w:color w:val="222222"/>
          <w:shd w:val="clear" w:color="auto" w:fill="FFFFFF"/>
          <w:lang w:val="es-VE"/>
        </w:rPr>
        <w:t>¿</w:t>
      </w:r>
      <w:r w:rsidR="00237D0E" w:rsidRPr="00FF39D1">
        <w:rPr>
          <w:lang w:val="es-VE"/>
        </w:rPr>
        <w:t>Cuál es el</w:t>
      </w:r>
      <w:r w:rsidR="0050678B">
        <w:rPr>
          <w:lang w:val="es-VE"/>
        </w:rPr>
        <w:t xml:space="preserve"> nombre </w:t>
      </w:r>
      <w:r w:rsidR="00237D0E" w:rsidRPr="00274538">
        <w:rPr>
          <w:lang w:val="es-VE"/>
        </w:rPr>
        <w:t>del nodo output</w:t>
      </w:r>
      <w:r w:rsidR="00237D0E" w:rsidRPr="00FF39D1">
        <w:rPr>
          <w:lang w:val="es-VE"/>
        </w:rPr>
        <w:t>?</w:t>
      </w:r>
      <w:ins w:id="27" w:author="Marcelo Gallegos" w:date="2019-11-22T02:29:00Z">
        <w:r w:rsidR="00F63E30">
          <w:rPr>
            <w:lang w:val="es-VE"/>
          </w:rPr>
          <w:t xml:space="preserve"> Output@Server1</w:t>
        </w:r>
      </w:ins>
      <w:ins w:id="28" w:author="Marcelo Gallegos" w:date="2019-11-22T02:55:00Z">
        <w:r w:rsidR="005B4C30">
          <w:rPr>
            <w:lang w:val="es-VE"/>
          </w:rPr>
          <w:t xml:space="preserve"> (Transfer </w:t>
        </w:r>
        <w:proofErr w:type="spellStart"/>
        <w:r w:rsidR="005B4C30">
          <w:rPr>
            <w:lang w:val="es-VE"/>
          </w:rPr>
          <w:t>Node</w:t>
        </w:r>
        <w:proofErr w:type="spellEnd"/>
        <w:r w:rsidR="005B4C30">
          <w:rPr>
            <w:lang w:val="es-VE"/>
          </w:rPr>
          <w:t>)</w:t>
        </w:r>
      </w:ins>
    </w:p>
    <w:p w:rsidR="008809A0" w:rsidRDefault="008809A0" w:rsidP="00274538">
      <w:pPr>
        <w:pStyle w:val="JRQuestion"/>
        <w:numPr>
          <w:ilvl w:val="0"/>
          <w:numId w:val="0"/>
        </w:numPr>
      </w:pPr>
      <w:r>
        <w:t>_______________________________________________________________________________</w:t>
      </w:r>
    </w:p>
    <w:p w:rsidR="0050678B" w:rsidRDefault="0050678B" w:rsidP="00274538">
      <w:pPr>
        <w:pStyle w:val="JRPart"/>
      </w:pPr>
    </w:p>
    <w:p w:rsidR="0050085E" w:rsidRPr="00274538" w:rsidRDefault="0050678B" w:rsidP="00274538">
      <w:pPr>
        <w:pStyle w:val="JRStepPart"/>
        <w:numPr>
          <w:ilvl w:val="0"/>
          <w:numId w:val="0"/>
        </w:numPr>
        <w:rPr>
          <w:lang w:val="es-VE"/>
        </w:rPr>
      </w:pPr>
      <w:r w:rsidRPr="00274538">
        <w:rPr>
          <w:b/>
          <w:i/>
          <w:lang w:val="es-VE"/>
        </w:rPr>
        <w:t xml:space="preserve">Paso 4: </w:t>
      </w:r>
      <w:r w:rsidR="0050085E" w:rsidRPr="00274538">
        <w:rPr>
          <w:lang w:val="es-VE"/>
        </w:rPr>
        <w:t xml:space="preserve">Haz clic en cada objeto y procede </w:t>
      </w:r>
      <w:r w:rsidR="0050085E">
        <w:rPr>
          <w:lang w:val="es-VE"/>
        </w:rPr>
        <w:t xml:space="preserve">a llenar la información de las propiedades de acuerdo a nuestra suposición. </w:t>
      </w:r>
      <w:r w:rsidR="0050085E" w:rsidRPr="0050085E">
        <w:rPr>
          <w:lang w:val="es-VE"/>
        </w:rPr>
        <w:t xml:space="preserve">La Figura 2.4. muestra las propiedades asociadas con el objeto </w:t>
      </w:r>
      <w:proofErr w:type="spellStart"/>
      <w:r w:rsidR="0050085E" w:rsidRPr="00274538">
        <w:rPr>
          <w:rStyle w:val="JRObjectChar"/>
          <w:lang w:val="es-VE"/>
        </w:rPr>
        <w:t>Source</w:t>
      </w:r>
      <w:proofErr w:type="spellEnd"/>
      <w:r w:rsidR="0050085E">
        <w:rPr>
          <w:lang w:val="es-VE"/>
        </w:rPr>
        <w:t>.</w:t>
      </w:r>
      <w:r w:rsidR="0050085E" w:rsidRPr="00274538">
        <w:rPr>
          <w:rStyle w:val="Refdenotaalpie"/>
          <w:lang w:val="es-VE"/>
        </w:rPr>
        <w:t xml:space="preserve"> </w:t>
      </w:r>
      <w:r w:rsidR="0050085E">
        <w:rPr>
          <w:rStyle w:val="Refdenotaalpie"/>
        </w:rPr>
        <w:footnoteReference w:id="3"/>
      </w:r>
    </w:p>
    <w:p w:rsidR="008809A0" w:rsidRDefault="003314CD" w:rsidP="001F21CC">
      <w:pPr>
        <w:pStyle w:val="JRFigure"/>
      </w:pPr>
      <w:r>
        <w:rPr>
          <w:noProof/>
          <w:szCs w:val="24"/>
          <w:lang w:val="es-CL" w:eastAsia="es-CL"/>
        </w:rPr>
        <mc:AlternateContent>
          <mc:Choice Requires="wps">
            <w:drawing>
              <wp:anchor distT="0" distB="0" distL="114300" distR="114300" simplePos="0" relativeHeight="252302848" behindDoc="0" locked="0" layoutInCell="1" allowOverlap="1" wp14:anchorId="1F2246A3" wp14:editId="00FC924B">
                <wp:simplePos x="0" y="0"/>
                <wp:positionH relativeFrom="column">
                  <wp:posOffset>4635500</wp:posOffset>
                </wp:positionH>
                <wp:positionV relativeFrom="paragraph">
                  <wp:posOffset>783591</wp:posOffset>
                </wp:positionV>
                <wp:extent cx="1504950" cy="476250"/>
                <wp:effectExtent l="800100" t="0" r="38100" b="57150"/>
                <wp:wrapNone/>
                <wp:docPr id="58730"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476250"/>
                        </a:xfrm>
                        <a:prstGeom prst="wedgeRoundRectCallout">
                          <a:avLst>
                            <a:gd name="adj1" fmla="val -99689"/>
                            <a:gd name="adj2" fmla="val -39800"/>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Pr="00274538" w:rsidRDefault="00274538" w:rsidP="00274538">
                            <w:pPr>
                              <w:jc w:val="center"/>
                              <w:rPr>
                                <w:lang w:val="es-VE"/>
                              </w:rPr>
                            </w:pPr>
                            <w:r w:rsidRPr="00274538">
                              <w:rPr>
                                <w:lang w:val="es-VE"/>
                              </w:rPr>
                              <w:t>Llegada basada en el tiempo entre</w:t>
                            </w:r>
                            <w:r>
                              <w:rPr>
                                <w:lang w:val="es-VE"/>
                              </w:rPr>
                              <w:t xml:space="preserve"> </w:t>
                            </w:r>
                            <w:r w:rsidRPr="00274538">
                              <w:rPr>
                                <w:lang w:val="es-VE"/>
                              </w:rPr>
                              <w:t>arribo</w:t>
                            </w:r>
                          </w:p>
                          <w:p w:rsidR="00274538" w:rsidRDefault="00274538" w:rsidP="001F21CC">
                            <w:pPr>
                              <w:jc w:val="center"/>
                            </w:pPr>
                            <w:r>
                              <w:t>Arrivals based on Interarrival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246A3" id="AutoShape 125" o:spid="_x0000_s1048" type="#_x0000_t62" style="position:absolute;left:0;text-align:left;margin-left:365pt;margin-top:61.7pt;width:118.5pt;height:37.5pt;z-index:25230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" adj="-10733,2203" fillcolor="white [3201]" strokecolor="#fabf8f [1945]" strokeweight="1pt">
                <v:fill color2="#fbd4b4 [1305]" focus="100%" type="gradient"/>
                <v:shadow on="t" color="#974706 [1609]" opacity=".5" offset="1pt"/>
                <v:textbox>
                  <w:txbxContent>
                    <w:p w:rsidR="00274538" w:rsidRPr="00274538" w:rsidRDefault="00274538" w:rsidP="00274538">
                      <w:pPr>
                        <w:jc w:val="center"/>
                        <w:rPr>
                          <w:lang w:val="es-VE"/>
                        </w:rPr>
                      </w:pPr>
                      <w:r w:rsidRPr="00274538">
                        <w:rPr>
                          <w:lang w:val="es-VE"/>
                        </w:rPr>
                        <w:t>Llegada basada en el tiempo entre</w:t>
                      </w:r>
                      <w:r>
                        <w:rPr>
                          <w:lang w:val="es-VE"/>
                        </w:rPr>
                        <w:t xml:space="preserve"> </w:t>
                      </w:r>
                      <w:r w:rsidRPr="00274538">
                        <w:rPr>
                          <w:lang w:val="es-VE"/>
                        </w:rPr>
                        <w:t>arribo</w:t>
                      </w:r>
                    </w:p>
                    <w:p w:rsidR="00274538" w:rsidRDefault="00274538" w:rsidP="001F21CC">
                      <w:pPr>
                        <w:jc w:val="center"/>
                      </w:pPr>
                      <w:r>
                        <w:t>Arrivals based on Interarrival Time</w:t>
                      </w:r>
                    </w:p>
                  </w:txbxContent>
                </v:textbox>
              </v:shape>
            </w:pict>
          </mc:Fallback>
        </mc:AlternateContent>
      </w:r>
      <w:r>
        <w:rPr>
          <w:noProof/>
          <w:szCs w:val="24"/>
          <w:lang w:val="es-CL" w:eastAsia="es-CL"/>
        </w:rPr>
        <mc:AlternateContent>
          <mc:Choice Requires="wps">
            <w:drawing>
              <wp:anchor distT="0" distB="0" distL="114300" distR="114300" simplePos="0" relativeHeight="252303872" behindDoc="0" locked="0" layoutInCell="1" allowOverlap="1" wp14:anchorId="7484E7C3" wp14:editId="29BC1D9A">
                <wp:simplePos x="0" y="0"/>
                <wp:positionH relativeFrom="column">
                  <wp:posOffset>4464050</wp:posOffset>
                </wp:positionH>
                <wp:positionV relativeFrom="paragraph">
                  <wp:posOffset>1755140</wp:posOffset>
                </wp:positionV>
                <wp:extent cx="1657350" cy="266700"/>
                <wp:effectExtent l="114300" t="590550" r="38100" b="57150"/>
                <wp:wrapNone/>
                <wp:docPr id="58728"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350" cy="266700"/>
                        </a:xfrm>
                        <a:prstGeom prst="wedgeRoundRectCallout">
                          <a:avLst>
                            <a:gd name="adj1" fmla="val -54680"/>
                            <a:gd name="adj2" fmla="val -255960"/>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Pr="00274538" w:rsidRDefault="00274538" w:rsidP="001F21CC">
                            <w:pPr>
                              <w:jc w:val="center"/>
                              <w:rPr>
                                <w:lang w:val="es-VE"/>
                              </w:rPr>
                            </w:pPr>
                            <w:r w:rsidRPr="00274538">
                              <w:rPr>
                                <w:lang w:val="es-VE"/>
                              </w:rPr>
                              <w:t>Editor de la expresi</w:t>
                            </w:r>
                            <w:r>
                              <w:rPr>
                                <w:lang w:val="es-VE"/>
                              </w:rPr>
                              <w:t>ó</w:t>
                            </w:r>
                            <w:r w:rsidRPr="00274538">
                              <w:rPr>
                                <w:lang w:val="es-VE"/>
                              </w:rPr>
                              <w:t xml:space="preserve">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4E7C3" id="AutoShape 126" o:spid="_x0000_s1049" type="#_x0000_t62" style="position:absolute;left:0;text-align:left;margin-left:351.5pt;margin-top:138.2pt;width:130.5pt;height:21pt;z-index:25230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" adj="-1011,-44487" fillcolor="white [3201]" strokecolor="#fabf8f [1945]" strokeweight="1pt">
                <v:fill color2="#fbd4b4 [1305]" focus="100%" type="gradient"/>
                <v:shadow on="t" color="#974706 [1609]" opacity=".5" offset="1pt"/>
                <v:textbox>
                  <w:txbxContent>
                    <w:p w:rsidR="00274538" w:rsidRPr="00274538" w:rsidRDefault="00274538" w:rsidP="001F21CC">
                      <w:pPr>
                        <w:jc w:val="center"/>
                        <w:rPr>
                          <w:lang w:val="es-VE"/>
                        </w:rPr>
                      </w:pPr>
                      <w:r w:rsidRPr="00274538">
                        <w:rPr>
                          <w:lang w:val="es-VE"/>
                        </w:rPr>
                        <w:t>Editor de la expresi</w:t>
                      </w:r>
                      <w:r>
                        <w:rPr>
                          <w:lang w:val="es-VE"/>
                        </w:rPr>
                        <w:t>ó</w:t>
                      </w:r>
                      <w:r w:rsidRPr="00274538">
                        <w:rPr>
                          <w:lang w:val="es-VE"/>
                        </w:rPr>
                        <w:t xml:space="preserve">n </w:t>
                      </w:r>
                    </w:p>
                  </w:txbxContent>
                </v:textbox>
              </v:shape>
            </w:pict>
          </mc:Fallback>
        </mc:AlternateContent>
      </w:r>
      <w:r>
        <w:rPr>
          <w:noProof/>
          <w:szCs w:val="24"/>
          <w:lang w:val="es-CL" w:eastAsia="es-CL"/>
        </w:rPr>
        <mc:AlternateContent>
          <mc:Choice Requires="wps">
            <w:drawing>
              <wp:anchor distT="0" distB="0" distL="114300" distR="114300" simplePos="0" relativeHeight="252306944" behindDoc="0" locked="0" layoutInCell="1" allowOverlap="1" wp14:anchorId="30C86268" wp14:editId="1273F1DF">
                <wp:simplePos x="0" y="0"/>
                <wp:positionH relativeFrom="column">
                  <wp:posOffset>4635500</wp:posOffset>
                </wp:positionH>
                <wp:positionV relativeFrom="paragraph">
                  <wp:posOffset>2202815</wp:posOffset>
                </wp:positionV>
                <wp:extent cx="1209675" cy="485775"/>
                <wp:effectExtent l="2057400" t="0" r="47625" b="447675"/>
                <wp:wrapNone/>
                <wp:docPr id="58724"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485775"/>
                        </a:xfrm>
                        <a:prstGeom prst="wedgeRoundRectCallout">
                          <a:avLst>
                            <a:gd name="adj1" fmla="val -216038"/>
                            <a:gd name="adj2" fmla="val 124165"/>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Pr="00274538" w:rsidRDefault="00274538" w:rsidP="001F21CC">
                            <w:pPr>
                              <w:jc w:val="center"/>
                              <w:rPr>
                                <w:lang w:val="es-CL"/>
                              </w:rPr>
                            </w:pPr>
                            <w:r w:rsidRPr="00274538">
                              <w:rPr>
                                <w:lang w:val="es-CL"/>
                              </w:rPr>
                              <w:t>Descripción de la propiedad</w:t>
                            </w:r>
                          </w:p>
                          <w:p w:rsidR="00274538" w:rsidRPr="00274538" w:rsidRDefault="00274538">
                            <w:pPr>
                              <w:rPr>
                                <w:lang w:val="es-CL"/>
                              </w:rPr>
                            </w:pPr>
                          </w:p>
                          <w:p w:rsidR="00274538" w:rsidRPr="00274538" w:rsidRDefault="00274538" w:rsidP="001F21CC">
                            <w:pPr>
                              <w:jc w:val="center"/>
                              <w:rPr>
                                <w:lang w:val="es-CL"/>
                              </w:rPr>
                            </w:pPr>
                            <w:proofErr w:type="spellStart"/>
                            <w:r w:rsidRPr="00274538">
                              <w:rPr>
                                <w:lang w:val="es-CL"/>
                              </w:rPr>
                              <w:t>Property</w:t>
                            </w:r>
                            <w:proofErr w:type="spellEnd"/>
                            <w:r w:rsidRPr="00274538">
                              <w:rPr>
                                <w:lang w:val="es-CL"/>
                              </w:rPr>
                              <w:t xml:space="preserve"> </w:t>
                            </w:r>
                            <w:proofErr w:type="spellStart"/>
                            <w:r w:rsidRPr="00274538">
                              <w:rPr>
                                <w:lang w:val="es-CL"/>
                              </w:rPr>
                              <w:t>Description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86268" id="AutoShape 129" o:spid="_x0000_s1050" type="#_x0000_t62" style="position:absolute;left:0;text-align:left;margin-left:365pt;margin-top:173.45pt;width:95.25pt;height:38.25pt;z-index:25230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" adj="-35864,37620" fillcolor="white [3201]" strokecolor="#fabf8f [1945]" strokeweight="1pt">
                <v:fill color2="#fbd4b4 [1305]" focus="100%" type="gradient"/>
                <v:shadow on="t" color="#974706 [1609]" opacity=".5" offset="1pt"/>
                <v:textbox>
                  <w:txbxContent>
                    <w:p w:rsidR="00274538" w:rsidRPr="00274538" w:rsidRDefault="00274538" w:rsidP="001F21CC">
                      <w:pPr>
                        <w:jc w:val="center"/>
                        <w:rPr>
                          <w:lang w:val="es-CL"/>
                        </w:rPr>
                      </w:pPr>
                      <w:r w:rsidRPr="00274538">
                        <w:rPr>
                          <w:lang w:val="es-CL"/>
                        </w:rPr>
                        <w:t>Descripción de la propiedad</w:t>
                      </w:r>
                    </w:p>
                    <w:p w:rsidR="00274538" w:rsidRPr="00274538" w:rsidRDefault="00274538">
                      <w:pPr>
                        <w:rPr>
                          <w:lang w:val="es-CL"/>
                        </w:rPr>
                      </w:pPr>
                    </w:p>
                    <w:p w:rsidR="00274538" w:rsidRPr="00274538" w:rsidRDefault="00274538" w:rsidP="001F21CC">
                      <w:pPr>
                        <w:jc w:val="center"/>
                        <w:rPr>
                          <w:lang w:val="es-CL"/>
                        </w:rPr>
                      </w:pPr>
                      <w:proofErr w:type="spellStart"/>
                      <w:r w:rsidRPr="00274538">
                        <w:rPr>
                          <w:lang w:val="es-CL"/>
                        </w:rPr>
                        <w:t>Property</w:t>
                      </w:r>
                      <w:proofErr w:type="spellEnd"/>
                      <w:r w:rsidRPr="00274538">
                        <w:rPr>
                          <w:lang w:val="es-CL"/>
                        </w:rPr>
                        <w:t xml:space="preserve"> </w:t>
                      </w:r>
                      <w:proofErr w:type="spellStart"/>
                      <w:r w:rsidRPr="00274538">
                        <w:rPr>
                          <w:lang w:val="es-CL"/>
                        </w:rPr>
                        <w:t>Description</w:t>
                      </w:r>
                      <w:proofErr w:type="spellEnd"/>
                    </w:p>
                  </w:txbxContent>
                </v:textbox>
              </v:shape>
            </w:pict>
          </mc:Fallback>
        </mc:AlternateContent>
      </w:r>
      <w:r>
        <w:rPr>
          <w:noProof/>
          <w:szCs w:val="24"/>
          <w:lang w:val="es-CL" w:eastAsia="es-CL"/>
        </w:rPr>
        <mc:AlternateContent>
          <mc:Choice Requires="wps">
            <w:drawing>
              <wp:anchor distT="0" distB="0" distL="114300" distR="114300" simplePos="0" relativeHeight="252304896" behindDoc="0" locked="0" layoutInCell="1" allowOverlap="1" wp14:anchorId="0512B36F" wp14:editId="397A5E60">
                <wp:simplePos x="0" y="0"/>
                <wp:positionH relativeFrom="column">
                  <wp:posOffset>492125</wp:posOffset>
                </wp:positionH>
                <wp:positionV relativeFrom="paragraph">
                  <wp:posOffset>1431290</wp:posOffset>
                </wp:positionV>
                <wp:extent cx="859790" cy="495300"/>
                <wp:effectExtent l="0" t="171450" r="721360" b="57150"/>
                <wp:wrapNone/>
                <wp:docPr id="58726"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790" cy="495300"/>
                        </a:xfrm>
                        <a:prstGeom prst="wedgeRoundRectCallout">
                          <a:avLst>
                            <a:gd name="adj1" fmla="val 128207"/>
                            <a:gd name="adj2" fmla="val -78471"/>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Pr="00274538" w:rsidRDefault="00274538" w:rsidP="001F21CC">
                            <w:pPr>
                              <w:jc w:val="center"/>
                              <w:rPr>
                                <w:lang w:val="es-VE"/>
                              </w:rPr>
                            </w:pPr>
                            <w:r w:rsidRPr="00274538">
                              <w:rPr>
                                <w:lang w:val="es-VE"/>
                              </w:rPr>
                              <w:t xml:space="preserve">Unidades de tiempo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2B36F" id="AutoShape 127" o:spid="_x0000_s1051" type="#_x0000_t62" style="position:absolute;left:0;text-align:left;margin-left:38.75pt;margin-top:112.7pt;width:67.7pt;height:39pt;z-index:25230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" adj="38493,-6150" fillcolor="white [3201]" strokecolor="#fabf8f [1945]" strokeweight="1pt">
                <v:fill color2="#fbd4b4 [1305]" focus="100%" type="gradient"/>
                <v:shadow on="t" color="#974706 [1609]" opacity=".5" offset="1pt"/>
                <v:textbox>
                  <w:txbxContent>
                    <w:p w:rsidR="00274538" w:rsidRPr="00274538" w:rsidRDefault="00274538" w:rsidP="001F21CC">
                      <w:pPr>
                        <w:jc w:val="center"/>
                        <w:rPr>
                          <w:lang w:val="es-VE"/>
                        </w:rPr>
                      </w:pPr>
                      <w:r w:rsidRPr="00274538">
                        <w:rPr>
                          <w:lang w:val="es-VE"/>
                        </w:rPr>
                        <w:t xml:space="preserve">Unidades de tiempo </w:t>
                      </w:r>
                    </w:p>
                  </w:txbxContent>
                </v:textbox>
              </v:shape>
            </w:pict>
          </mc:Fallback>
        </mc:AlternateContent>
      </w:r>
      <w:r>
        <w:rPr>
          <w:noProof/>
          <w:szCs w:val="24"/>
          <w:lang w:val="es-CL" w:eastAsia="es-CL"/>
        </w:rPr>
        <mc:AlternateContent>
          <mc:Choice Requires="wps">
            <w:drawing>
              <wp:anchor distT="0" distB="0" distL="114300" distR="114300" simplePos="0" relativeHeight="252301824" behindDoc="0" locked="0" layoutInCell="1" allowOverlap="1" wp14:anchorId="2683536E" wp14:editId="1724728A">
                <wp:simplePos x="0" y="0"/>
                <wp:positionH relativeFrom="margin">
                  <wp:align>right</wp:align>
                </wp:positionH>
                <wp:positionV relativeFrom="paragraph">
                  <wp:posOffset>364490</wp:posOffset>
                </wp:positionV>
                <wp:extent cx="1809750" cy="276225"/>
                <wp:effectExtent l="914400" t="0" r="38100" b="85725"/>
                <wp:wrapNone/>
                <wp:docPr id="58729" name="Auto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0" cy="276225"/>
                        </a:xfrm>
                        <a:prstGeom prst="wedgeRoundRectCallout">
                          <a:avLst>
                            <a:gd name="adj1" fmla="val -97775"/>
                            <a:gd name="adj2" fmla="val 53935"/>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Pr="00274538" w:rsidRDefault="00274538" w:rsidP="001F21CC">
                            <w:pPr>
                              <w:jc w:val="center"/>
                              <w:rPr>
                                <w:lang w:val="es-CL"/>
                              </w:rPr>
                            </w:pPr>
                            <w:r w:rsidRPr="00274538">
                              <w:rPr>
                                <w:lang w:val="es-CL"/>
                              </w:rPr>
                              <w:t>Nombre de la  Entidad</w:t>
                            </w:r>
                          </w:p>
                          <w:p w:rsidR="00274538" w:rsidRPr="00274538" w:rsidRDefault="00274538">
                            <w:pPr>
                              <w:rPr>
                                <w:lang w:val="es-CL"/>
                              </w:rPr>
                            </w:pPr>
                          </w:p>
                          <w:p w:rsidR="00274538" w:rsidRPr="00274538" w:rsidRDefault="00274538" w:rsidP="001F21CC">
                            <w:pPr>
                              <w:jc w:val="center"/>
                              <w:rPr>
                                <w:lang w:val="es-CL"/>
                              </w:rPr>
                            </w:pPr>
                            <w:proofErr w:type="spellStart"/>
                            <w:r w:rsidRPr="00274538">
                              <w:rPr>
                                <w:lang w:val="es-CL"/>
                              </w:rPr>
                              <w:t>Name</w:t>
                            </w:r>
                            <w:proofErr w:type="spellEnd"/>
                            <w:r w:rsidRPr="00274538">
                              <w:rPr>
                                <w:lang w:val="es-CL"/>
                              </w:rPr>
                              <w:t xml:space="preserve"> </w:t>
                            </w:r>
                            <w:proofErr w:type="spellStart"/>
                            <w:r w:rsidRPr="00274538">
                              <w:rPr>
                                <w:lang w:val="es-CL"/>
                              </w:rPr>
                              <w:t>of</w:t>
                            </w:r>
                            <w:proofErr w:type="spellEnd"/>
                            <w:r w:rsidRPr="00274538">
                              <w:rPr>
                                <w:lang w:val="es-CL"/>
                              </w:rPr>
                              <w:t xml:space="preserve"> </w:t>
                            </w:r>
                            <w:proofErr w:type="spellStart"/>
                            <w:r w:rsidRPr="00274538">
                              <w:rPr>
                                <w:lang w:val="es-CL"/>
                              </w:rPr>
                              <w:t>Entity</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3536E" id="AutoShape 124" o:spid="_x0000_s1052" type="#_x0000_t62" style="position:absolute;left:0;text-align:left;margin-left:91.3pt;margin-top:28.7pt;width:142.5pt;height:21.75pt;z-index:25230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" adj="-10319,22450" fillcolor="white [3201]" strokecolor="#fabf8f [1945]" strokeweight="1pt">
                <v:fill color2="#fbd4b4 [1305]" focus="100%" type="gradient"/>
                <v:shadow on="t" color="#974706 [1609]" opacity=".5" offset="1pt"/>
                <v:textbox>
                  <w:txbxContent>
                    <w:p w:rsidR="00274538" w:rsidRPr="00274538" w:rsidRDefault="00274538" w:rsidP="001F21CC">
                      <w:pPr>
                        <w:jc w:val="center"/>
                        <w:rPr>
                          <w:lang w:val="es-CL"/>
                        </w:rPr>
                      </w:pPr>
                      <w:r w:rsidRPr="00274538">
                        <w:rPr>
                          <w:lang w:val="es-CL"/>
                        </w:rPr>
                        <w:t>Nombre de la  Entidad</w:t>
                      </w:r>
                    </w:p>
                    <w:p w:rsidR="00274538" w:rsidRPr="00274538" w:rsidRDefault="00274538">
                      <w:pPr>
                        <w:rPr>
                          <w:lang w:val="es-CL"/>
                        </w:rPr>
                      </w:pPr>
                    </w:p>
                    <w:p w:rsidR="00274538" w:rsidRPr="00274538" w:rsidRDefault="00274538" w:rsidP="001F21CC">
                      <w:pPr>
                        <w:jc w:val="center"/>
                        <w:rPr>
                          <w:lang w:val="es-CL"/>
                        </w:rPr>
                      </w:pPr>
                      <w:proofErr w:type="spellStart"/>
                      <w:r w:rsidRPr="00274538">
                        <w:rPr>
                          <w:lang w:val="es-CL"/>
                        </w:rPr>
                        <w:t>Name</w:t>
                      </w:r>
                      <w:proofErr w:type="spellEnd"/>
                      <w:r w:rsidRPr="00274538">
                        <w:rPr>
                          <w:lang w:val="es-CL"/>
                        </w:rPr>
                        <w:t xml:space="preserve"> </w:t>
                      </w:r>
                      <w:proofErr w:type="spellStart"/>
                      <w:r w:rsidRPr="00274538">
                        <w:rPr>
                          <w:lang w:val="es-CL"/>
                        </w:rPr>
                        <w:t>of</w:t>
                      </w:r>
                      <w:proofErr w:type="spellEnd"/>
                      <w:r w:rsidRPr="00274538">
                        <w:rPr>
                          <w:lang w:val="es-CL"/>
                        </w:rPr>
                        <w:t xml:space="preserve"> </w:t>
                      </w:r>
                      <w:proofErr w:type="spellStart"/>
                      <w:r w:rsidRPr="00274538">
                        <w:rPr>
                          <w:lang w:val="es-CL"/>
                        </w:rPr>
                        <w:t>Entity</w:t>
                      </w:r>
                      <w:proofErr w:type="spellEnd"/>
                    </w:p>
                  </w:txbxContent>
                </v:textbox>
                <w10:wrap anchorx="margin"/>
              </v:shape>
            </w:pict>
          </mc:Fallback>
        </mc:AlternateContent>
      </w:r>
      <w:r w:rsidR="008809A0">
        <w:rPr>
          <w:noProof/>
          <w:lang w:val="es-CL" w:eastAsia="es-CL"/>
        </w:rPr>
        <mc:AlternateContent>
          <mc:Choice Requires="wps">
            <w:drawing>
              <wp:anchor distT="0" distB="0" distL="114300" distR="114300" simplePos="0" relativeHeight="252305920" behindDoc="0" locked="0" layoutInCell="1" allowOverlap="1" wp14:anchorId="6C4AC7DC" wp14:editId="0BE237D0">
                <wp:simplePos x="0" y="0"/>
                <wp:positionH relativeFrom="column">
                  <wp:posOffset>795069</wp:posOffset>
                </wp:positionH>
                <wp:positionV relativeFrom="paragraph">
                  <wp:posOffset>2201615</wp:posOffset>
                </wp:positionV>
                <wp:extent cx="859790" cy="464185"/>
                <wp:effectExtent l="9525" t="577215" r="197485" b="25400"/>
                <wp:wrapNone/>
                <wp:docPr id="58725"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790" cy="464185"/>
                        </a:xfrm>
                        <a:prstGeom prst="wedgeRoundRectCallout">
                          <a:avLst>
                            <a:gd name="adj1" fmla="val 68389"/>
                            <a:gd name="adj2" fmla="val -162861"/>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1F21CC">
                            <w:pPr>
                              <w:jc w:val="center"/>
                            </w:pPr>
                            <w:proofErr w:type="spellStart"/>
                            <w:r>
                              <w:t>Revela</w:t>
                            </w:r>
                            <w:proofErr w:type="spellEnd"/>
                            <w:r>
                              <w:t xml:space="preserve"> </w:t>
                            </w:r>
                            <w:proofErr w:type="spellStart"/>
                            <w:r>
                              <w:t>detalles</w:t>
                            </w:r>
                            <w:proofErr w:type="spellEnd"/>
                          </w:p>
                          <w:p w:rsidR="00274538" w:rsidRDefault="00274538"/>
                          <w:p w:rsidR="00274538" w:rsidRDefault="00274538" w:rsidP="001F21CC">
                            <w:pPr>
                              <w:jc w:val="center"/>
                            </w:pPr>
                            <w:r>
                              <w:t>Reveal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AC7DC" id="AutoShape 128" o:spid="_x0000_s1053" type="#_x0000_t62" style="position:absolute;left:0;text-align:left;margin-left:62.6pt;margin-top:173.35pt;width:67.7pt;height:36.55pt;z-index:25230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" adj="25572,-24378" fillcolor="white [3201]" strokecolor="#fabf8f [1945]" strokeweight="1pt">
                <v:fill color2="#fbd4b4 [1305]" focus="100%" type="gradient"/>
                <v:shadow on="t" color="#974706 [1609]" opacity=".5" offset="1pt"/>
                <v:textbox>
                  <w:txbxContent>
                    <w:p w:rsidR="00274538" w:rsidRDefault="00274538" w:rsidP="001F21CC">
                      <w:pPr>
                        <w:jc w:val="center"/>
                      </w:pPr>
                      <w:proofErr w:type="spellStart"/>
                      <w:r>
                        <w:t>Revela</w:t>
                      </w:r>
                      <w:proofErr w:type="spellEnd"/>
                      <w:r>
                        <w:t xml:space="preserve"> </w:t>
                      </w:r>
                      <w:proofErr w:type="spellStart"/>
                      <w:r>
                        <w:t>detalles</w:t>
                      </w:r>
                      <w:proofErr w:type="spellEnd"/>
                    </w:p>
                    <w:p w:rsidR="00274538" w:rsidRDefault="00274538"/>
                    <w:p w:rsidR="00274538" w:rsidRDefault="00274538" w:rsidP="001F21CC">
                      <w:pPr>
                        <w:jc w:val="center"/>
                      </w:pPr>
                      <w:r>
                        <w:t>Reveal Details</w:t>
                      </w:r>
                    </w:p>
                  </w:txbxContent>
                </v:textbox>
              </v:shape>
            </w:pict>
          </mc:Fallback>
        </mc:AlternateContent>
      </w:r>
      <w:r w:rsidR="008809A0">
        <w:rPr>
          <w:noProof/>
          <w:lang w:val="es-CL" w:eastAsia="es-CL"/>
        </w:rPr>
        <mc:AlternateContent>
          <mc:Choice Requires="wps">
            <w:drawing>
              <wp:anchor distT="0" distB="0" distL="114300" distR="114300" simplePos="0" relativeHeight="252300800" behindDoc="0" locked="0" layoutInCell="1" allowOverlap="1" wp14:anchorId="0083E7D4" wp14:editId="5F616B82">
                <wp:simplePos x="0" y="0"/>
                <wp:positionH relativeFrom="column">
                  <wp:posOffset>492125</wp:posOffset>
                </wp:positionH>
                <wp:positionV relativeFrom="paragraph">
                  <wp:posOffset>331470</wp:posOffset>
                </wp:positionV>
                <wp:extent cx="1167130" cy="490220"/>
                <wp:effectExtent l="0" t="228600" r="375920" b="62230"/>
                <wp:wrapNone/>
                <wp:docPr id="58727" name="AutoShap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130" cy="490220"/>
                        </a:xfrm>
                        <a:prstGeom prst="wedgeRoundRectCallout">
                          <a:avLst>
                            <a:gd name="adj1" fmla="val 77745"/>
                            <a:gd name="adj2" fmla="val -91116"/>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1F21CC">
                            <w:pPr>
                              <w:jc w:val="center"/>
                            </w:pPr>
                            <w:proofErr w:type="spellStart"/>
                            <w:r>
                              <w:t>Propiedades</w:t>
                            </w:r>
                            <w:proofErr w:type="spellEnd"/>
                            <w:r>
                              <w:t xml:space="preserve"> del </w:t>
                            </w:r>
                            <w:proofErr w:type="spellStart"/>
                            <w:r>
                              <w:t>objeto</w:t>
                            </w:r>
                            <w:proofErr w:type="spellEnd"/>
                            <w:r>
                              <w:t xml:space="preserve"> Source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3E7D4" id="AutoShape 123" o:spid="_x0000_s1054" type="#_x0000_t62" style="position:absolute;left:0;text-align:left;margin-left:38.75pt;margin-top:26.1pt;width:91.9pt;height:38.6pt;z-index:25230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" adj="27593,-8881" fillcolor="white [3201]" strokecolor="#fabf8f [1945]" strokeweight="1pt">
                <v:fill color2="#fbd4b4 [1305]" focus="100%" type="gradient"/>
                <v:shadow on="t" color="#974706 [1609]" opacity=".5" offset="1pt"/>
                <v:textbox>
                  <w:txbxContent>
                    <w:p w:rsidR="00274538" w:rsidRDefault="00274538" w:rsidP="001F21CC">
                      <w:pPr>
                        <w:jc w:val="center"/>
                      </w:pPr>
                      <w:proofErr w:type="spellStart"/>
                      <w:r>
                        <w:t>Propiedades</w:t>
                      </w:r>
                      <w:proofErr w:type="spellEnd"/>
                      <w:r>
                        <w:t xml:space="preserve"> del </w:t>
                      </w:r>
                      <w:proofErr w:type="spellStart"/>
                      <w:r>
                        <w:t>objeto</w:t>
                      </w:r>
                      <w:proofErr w:type="spellEnd"/>
                      <w:r>
                        <w:t xml:space="preserve"> Source</w:t>
                      </w:r>
                    </w:p>
                  </w:txbxContent>
                </v:textbox>
              </v:shape>
            </w:pict>
          </mc:Fallback>
        </mc:AlternateContent>
      </w:r>
      <w:r w:rsidR="008809A0">
        <w:rPr>
          <w:noProof/>
          <w:lang w:val="es-CL" w:eastAsia="es-CL"/>
        </w:rPr>
        <w:drawing>
          <wp:inline distT="0" distB="0" distL="0" distR="0" wp14:anchorId="37663C9C" wp14:editId="682FFE91">
            <wp:extent cx="2942590" cy="3542044"/>
            <wp:effectExtent l="0" t="0" r="0" b="1270"/>
            <wp:docPr id="58744" name="Picture 5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0085"/>
                    <a:stretch/>
                  </pic:blipFill>
                  <pic:spPr bwMode="auto">
                    <a:xfrm>
                      <a:off x="0" y="0"/>
                      <a:ext cx="2942857" cy="3542365"/>
                    </a:xfrm>
                    <a:prstGeom prst="rect">
                      <a:avLst/>
                    </a:prstGeom>
                    <a:ln>
                      <a:noFill/>
                    </a:ln>
                    <a:extLst>
                      <a:ext uri="{53640926-AAD7-44D8-BBD7-CCE9431645EC}">
                        <a14:shadowObscured xmlns:a14="http://schemas.microsoft.com/office/drawing/2010/main"/>
                      </a:ext>
                    </a:extLst>
                  </pic:spPr>
                </pic:pic>
              </a:graphicData>
            </a:graphic>
          </wp:inline>
        </w:drawing>
      </w:r>
    </w:p>
    <w:p w:rsidR="008809A0" w:rsidRPr="00274538" w:rsidRDefault="008809A0" w:rsidP="001F21CC">
      <w:pPr>
        <w:pStyle w:val="Descripcin"/>
        <w:rPr>
          <w:lang w:val="es-VE"/>
        </w:rPr>
      </w:pPr>
      <w:bookmarkStart w:id="29" w:name="_Ref266731088"/>
      <w:r w:rsidRPr="00274538">
        <w:rPr>
          <w:lang w:val="es-VE"/>
        </w:rPr>
        <w:t>Figur</w:t>
      </w:r>
      <w:r w:rsidR="003314CD" w:rsidRPr="00274538">
        <w:rPr>
          <w:lang w:val="es-VE"/>
        </w:rPr>
        <w:t>a</w:t>
      </w:r>
      <w:r w:rsidRPr="00274538">
        <w:rPr>
          <w:lang w:val="es-VE"/>
        </w:rPr>
        <w:t xml:space="preserve"> </w:t>
      </w:r>
      <w:r w:rsidR="00B71618">
        <w:fldChar w:fldCharType="begin"/>
      </w:r>
      <w:r w:rsidR="00B71618" w:rsidRPr="00274538">
        <w:rPr>
          <w:lang w:val="es-VE"/>
        </w:rPr>
        <w:instrText xml:space="preserve"> STYLEREF 1 \s </w:instrText>
      </w:r>
      <w:r w:rsidR="00B71618">
        <w:fldChar w:fldCharType="separate"/>
      </w:r>
      <w:r w:rsidR="008F0C19">
        <w:rPr>
          <w:noProof/>
          <w:lang w:val="es-VE"/>
        </w:rPr>
        <w:t>0</w:t>
      </w:r>
      <w:r w:rsidR="00B71618">
        <w:rPr>
          <w:noProof/>
        </w:rPr>
        <w:fldChar w:fldCharType="end"/>
      </w:r>
      <w:r w:rsidRPr="00274538">
        <w:rPr>
          <w:lang w:val="es-VE"/>
        </w:rPr>
        <w:t>.</w:t>
      </w:r>
      <w:r w:rsidR="00B71618">
        <w:fldChar w:fldCharType="begin"/>
      </w:r>
      <w:r w:rsidR="00B71618" w:rsidRPr="00274538">
        <w:rPr>
          <w:lang w:val="es-VE"/>
        </w:rPr>
        <w:instrText xml:space="preserve"> SEQ Figure \* ARABIC \s 1 </w:instrText>
      </w:r>
      <w:r w:rsidR="00B71618">
        <w:fldChar w:fldCharType="separate"/>
      </w:r>
      <w:r w:rsidR="008F0C19">
        <w:rPr>
          <w:noProof/>
          <w:lang w:val="es-VE"/>
        </w:rPr>
        <w:t>4</w:t>
      </w:r>
      <w:r w:rsidR="00B71618">
        <w:rPr>
          <w:noProof/>
        </w:rPr>
        <w:fldChar w:fldCharType="end"/>
      </w:r>
      <w:bookmarkEnd w:id="29"/>
      <w:r w:rsidRPr="00274538">
        <w:rPr>
          <w:lang w:val="es-VE"/>
        </w:rPr>
        <w:t xml:space="preserve">:  </w:t>
      </w:r>
      <w:r w:rsidR="003314CD" w:rsidRPr="00274538">
        <w:rPr>
          <w:lang w:val="es-VE"/>
        </w:rPr>
        <w:t>Propiedades del</w:t>
      </w:r>
      <w:r w:rsidRPr="00274538">
        <w:rPr>
          <w:lang w:val="es-VE"/>
        </w:rPr>
        <w:t xml:space="preserve"> </w:t>
      </w:r>
      <w:proofErr w:type="spellStart"/>
      <w:r w:rsidRPr="00274538">
        <w:rPr>
          <w:lang w:val="es-VE"/>
        </w:rPr>
        <w:t>Source</w:t>
      </w:r>
      <w:proofErr w:type="spellEnd"/>
    </w:p>
    <w:p w:rsidR="003314CD" w:rsidRPr="00274538" w:rsidRDefault="003314CD" w:rsidP="001F21CC">
      <w:pPr>
        <w:pStyle w:val="JRStepPart"/>
        <w:numPr>
          <w:ilvl w:val="0"/>
          <w:numId w:val="0"/>
        </w:numPr>
        <w:rPr>
          <w:lang w:val="es-VE"/>
        </w:rPr>
      </w:pPr>
    </w:p>
    <w:p w:rsidR="00A86778" w:rsidRPr="00274538" w:rsidRDefault="003314CD" w:rsidP="00274538">
      <w:pPr>
        <w:pStyle w:val="JRStepPart"/>
        <w:numPr>
          <w:ilvl w:val="0"/>
          <w:numId w:val="0"/>
        </w:numPr>
        <w:rPr>
          <w:szCs w:val="24"/>
          <w:lang w:val="es-CL"/>
        </w:rPr>
      </w:pPr>
      <w:r w:rsidRPr="00274538">
        <w:rPr>
          <w:lang w:val="es-VE"/>
        </w:rPr>
        <w:t>Es importante e</w:t>
      </w:r>
      <w:r w:rsidR="00443848">
        <w:rPr>
          <w:lang w:val="es-VE"/>
        </w:rPr>
        <w:t xml:space="preserve">star seguro que </w:t>
      </w:r>
      <w:r w:rsidRPr="00274538">
        <w:rPr>
          <w:lang w:val="es-VE"/>
        </w:rPr>
        <w:t xml:space="preserve">las unidades de tiempo </w:t>
      </w:r>
      <w:r w:rsidR="00443848">
        <w:rPr>
          <w:lang w:val="es-VE"/>
        </w:rPr>
        <w:t xml:space="preserve">sean las correctas para aquellas expresiones que involucren tiempo y distancia. Es posible que usted necesite revelar los detalles en un diálogo haciendo clic en el ícono </w:t>
      </w:r>
      <w:r w:rsidR="00443848">
        <w:rPr>
          <w:noProof/>
          <w:lang w:val="es-CL" w:eastAsia="es-CL"/>
        </w:rPr>
        <w:drawing>
          <wp:inline distT="0" distB="0" distL="0" distR="0" wp14:anchorId="1445EEF9" wp14:editId="59ED8851">
            <wp:extent cx="143510" cy="122555"/>
            <wp:effectExtent l="19050" t="0" r="889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143510" cy="122555"/>
                    </a:xfrm>
                    <a:prstGeom prst="rect">
                      <a:avLst/>
                    </a:prstGeom>
                    <a:noFill/>
                    <a:ln w="9525">
                      <a:noFill/>
                      <a:miter lim="800000"/>
                      <a:headEnd/>
                      <a:tailEnd/>
                    </a:ln>
                  </pic:spPr>
                </pic:pic>
              </a:graphicData>
            </a:graphic>
          </wp:inline>
        </w:drawing>
      </w:r>
      <w:r w:rsidR="00443848" w:rsidRPr="00274538">
        <w:rPr>
          <w:lang w:val="es-VE"/>
        </w:rPr>
        <w:t xml:space="preserve"> </w:t>
      </w:r>
      <w:r w:rsidR="00443848">
        <w:rPr>
          <w:lang w:val="es-VE"/>
        </w:rPr>
        <w:t xml:space="preserve">para así mostrar información adicional. El </w:t>
      </w:r>
      <w:proofErr w:type="spellStart"/>
      <w:r w:rsidR="00443848" w:rsidRPr="00274538">
        <w:rPr>
          <w:i/>
          <w:lang w:val="es-VE"/>
        </w:rPr>
        <w:t>Expression</w:t>
      </w:r>
      <w:proofErr w:type="spellEnd"/>
      <w:r w:rsidR="00443848" w:rsidRPr="00274538">
        <w:rPr>
          <w:i/>
          <w:lang w:val="es-VE"/>
        </w:rPr>
        <w:t xml:space="preserve"> Editor</w:t>
      </w:r>
      <w:r w:rsidR="00443848">
        <w:rPr>
          <w:i/>
        </w:rPr>
        <w:fldChar w:fldCharType="begin"/>
      </w:r>
      <w:r w:rsidR="00443848" w:rsidRPr="00274538">
        <w:rPr>
          <w:lang w:val="es-VE"/>
        </w:rPr>
        <w:instrText xml:space="preserve"> XE "Expression Editor" </w:instrText>
      </w:r>
      <w:r w:rsidR="00443848">
        <w:rPr>
          <w:i/>
        </w:rPr>
        <w:fldChar w:fldCharType="end"/>
      </w:r>
      <w:r w:rsidR="00443848" w:rsidRPr="00274538">
        <w:rPr>
          <w:lang w:val="es-VE"/>
        </w:rPr>
        <w:t xml:space="preserve"> te permite escribir expresiones que tengan el siguiente </w:t>
      </w:r>
      <w:proofErr w:type="spellStart"/>
      <w:r w:rsidR="00443848" w:rsidRPr="00274538">
        <w:rPr>
          <w:lang w:val="es-VE"/>
        </w:rPr>
        <w:t>format</w:t>
      </w:r>
      <w:proofErr w:type="spellEnd"/>
      <w:r w:rsidR="00A86778" w:rsidRPr="00274538">
        <w:rPr>
          <w:szCs w:val="24"/>
          <w:lang w:val="es-CL"/>
        </w:rPr>
        <w:t>o.</w:t>
      </w:r>
    </w:p>
    <w:p w:rsidR="008809A0" w:rsidRPr="00274538" w:rsidRDefault="00A86778" w:rsidP="00274538">
      <w:pPr>
        <w:pStyle w:val="JRStepPart"/>
        <w:numPr>
          <w:ilvl w:val="0"/>
          <w:numId w:val="0"/>
        </w:numPr>
        <w:rPr>
          <w:rStyle w:val="JRExpressionChar"/>
          <w:rFonts w:ascii="Times New Roman" w:hAnsi="Times New Roman" w:cs="Times New Roman"/>
        </w:rPr>
      </w:pPr>
      <w:r w:rsidRPr="00274538">
        <w:rPr>
          <w:b/>
          <w:i/>
          <w:szCs w:val="24"/>
        </w:rPr>
        <w:t>Paso 5:</w:t>
      </w:r>
      <w:r>
        <w:rPr>
          <w:rStyle w:val="JRExpressionChar"/>
        </w:rPr>
        <w:t xml:space="preserve"> </w:t>
      </w:r>
      <w:proofErr w:type="spellStart"/>
      <w:proofErr w:type="gramStart"/>
      <w:r w:rsidR="008809A0">
        <w:rPr>
          <w:rStyle w:val="JRExpressionChar"/>
        </w:rPr>
        <w:t>Object.SubObject.SubO</w:t>
      </w:r>
      <w:r w:rsidR="008809A0" w:rsidRPr="004D6E75">
        <w:rPr>
          <w:rStyle w:val="JRExpressionChar"/>
        </w:rPr>
        <w:t>bject</w:t>
      </w:r>
      <w:proofErr w:type="spellEnd"/>
      <w:proofErr w:type="gramEnd"/>
      <w:r w:rsidR="008809A0" w:rsidRPr="004D6E75">
        <w:rPr>
          <w:rStyle w:val="JRExpressionChar"/>
        </w:rPr>
        <w:t>(parameters)</w:t>
      </w:r>
    </w:p>
    <w:p w:rsidR="00A86778" w:rsidRDefault="00A86778" w:rsidP="00274538">
      <w:pPr>
        <w:pStyle w:val="JRPart"/>
        <w:rPr>
          <w:lang w:val="es-VE"/>
        </w:rPr>
      </w:pPr>
      <w:r w:rsidRPr="00274538">
        <w:rPr>
          <w:lang w:val="es-VE"/>
        </w:rPr>
        <w:t xml:space="preserve">Para empezar el </w:t>
      </w:r>
      <w:proofErr w:type="spellStart"/>
      <w:r w:rsidRPr="00FF39D1">
        <w:rPr>
          <w:i/>
          <w:lang w:val="es-VE"/>
        </w:rPr>
        <w:t>Expression</w:t>
      </w:r>
      <w:proofErr w:type="spellEnd"/>
      <w:r w:rsidRPr="00FF39D1">
        <w:rPr>
          <w:i/>
          <w:lang w:val="es-VE"/>
        </w:rPr>
        <w:t xml:space="preserve"> Editor</w:t>
      </w:r>
      <w:r>
        <w:rPr>
          <w:i/>
        </w:rPr>
        <w:fldChar w:fldCharType="begin"/>
      </w:r>
      <w:r w:rsidRPr="00FF39D1">
        <w:rPr>
          <w:lang w:val="es-VE"/>
        </w:rPr>
        <w:instrText xml:space="preserve"> XE "Expression Editor" </w:instrText>
      </w:r>
      <w:r>
        <w:rPr>
          <w:i/>
        </w:rPr>
        <w:fldChar w:fldCharType="end"/>
      </w:r>
      <w:r w:rsidRPr="00274538">
        <w:rPr>
          <w:i/>
          <w:lang w:val="es-VE"/>
        </w:rPr>
        <w:t xml:space="preserve"> </w:t>
      </w:r>
      <w:r w:rsidRPr="00274538">
        <w:rPr>
          <w:lang w:val="es-VE"/>
        </w:rPr>
        <w:t xml:space="preserve">comienza por especificar un </w:t>
      </w:r>
      <w:r w:rsidR="00CC6986" w:rsidRPr="00274538">
        <w:rPr>
          <w:lang w:val="es-VE"/>
        </w:rPr>
        <w:t>carácter</w:t>
      </w:r>
      <w:r w:rsidRPr="00274538">
        <w:rPr>
          <w:lang w:val="es-VE"/>
        </w:rPr>
        <w:t>. Selecciona el objeto, su</w:t>
      </w:r>
      <w:r>
        <w:rPr>
          <w:lang w:val="es-VE"/>
        </w:rPr>
        <w:t>(s)</w:t>
      </w:r>
      <w:r w:rsidRPr="00274538">
        <w:rPr>
          <w:lang w:val="es-VE"/>
        </w:rPr>
        <w:t xml:space="preserve"> </w:t>
      </w:r>
      <w:proofErr w:type="spellStart"/>
      <w:r w:rsidRPr="00274538">
        <w:rPr>
          <w:lang w:val="es-VE"/>
        </w:rPr>
        <w:t>subobjeto</w:t>
      </w:r>
      <w:proofErr w:type="spellEnd"/>
      <w:r w:rsidRPr="00274538">
        <w:rPr>
          <w:lang w:val="es-VE"/>
        </w:rPr>
        <w:t>(s), y su</w:t>
      </w:r>
      <w:r>
        <w:rPr>
          <w:lang w:val="es-VE"/>
        </w:rPr>
        <w:t>(</w:t>
      </w:r>
      <w:r w:rsidRPr="00274538">
        <w:rPr>
          <w:lang w:val="es-VE"/>
        </w:rPr>
        <w:t>s</w:t>
      </w:r>
      <w:r>
        <w:rPr>
          <w:lang w:val="es-VE"/>
        </w:rPr>
        <w:t>)</w:t>
      </w:r>
      <w:r w:rsidRPr="00274538">
        <w:rPr>
          <w:lang w:val="es-VE"/>
        </w:rPr>
        <w:t xml:space="preserve"> propiedad</w:t>
      </w:r>
      <w:r>
        <w:rPr>
          <w:lang w:val="es-VE"/>
        </w:rPr>
        <w:t>(</w:t>
      </w:r>
      <w:r w:rsidRPr="00274538">
        <w:rPr>
          <w:lang w:val="es-VE"/>
        </w:rPr>
        <w:t>es</w:t>
      </w:r>
      <w:r>
        <w:rPr>
          <w:lang w:val="es-VE"/>
        </w:rPr>
        <w:t>)</w:t>
      </w:r>
      <w:r w:rsidRPr="00274538">
        <w:rPr>
          <w:lang w:val="es-VE"/>
        </w:rPr>
        <w:t>.</w:t>
      </w:r>
      <w:r>
        <w:rPr>
          <w:lang w:val="es-VE"/>
        </w:rPr>
        <w:t xml:space="preserve"> Este editor tiene </w:t>
      </w:r>
      <w:r w:rsidRPr="00274538">
        <w:rPr>
          <w:lang w:val="es-VE"/>
        </w:rPr>
        <w:t>“</w:t>
      </w:r>
      <w:proofErr w:type="spellStart"/>
      <w:r w:rsidRPr="00274538">
        <w:rPr>
          <w:lang w:val="es-VE"/>
        </w:rPr>
        <w:t>tab-completion</w:t>
      </w:r>
      <w:proofErr w:type="spellEnd"/>
      <w:r w:rsidRPr="00274538">
        <w:rPr>
          <w:lang w:val="es-VE"/>
        </w:rPr>
        <w:t xml:space="preserve">” lo </w:t>
      </w:r>
      <w:r>
        <w:rPr>
          <w:lang w:val="es-VE"/>
        </w:rPr>
        <w:t>cual</w:t>
      </w:r>
      <w:r w:rsidRPr="00274538">
        <w:rPr>
          <w:lang w:val="es-VE"/>
        </w:rPr>
        <w:t xml:space="preserve"> significa que la tecla </w:t>
      </w:r>
      <w:proofErr w:type="spellStart"/>
      <w:r w:rsidRPr="00274538">
        <w:rPr>
          <w:lang w:val="es-VE"/>
        </w:rPr>
        <w:t>tab</w:t>
      </w:r>
      <w:proofErr w:type="spellEnd"/>
      <w:r>
        <w:rPr>
          <w:lang w:val="es-VE"/>
        </w:rPr>
        <w:t xml:space="preserve"> completará el nombre en el momento que las primeras letras sean insertadas. También indica si un </w:t>
      </w:r>
      <w:proofErr w:type="spellStart"/>
      <w:r>
        <w:rPr>
          <w:lang w:val="es-VE"/>
        </w:rPr>
        <w:t>subobjeto</w:t>
      </w:r>
      <w:proofErr w:type="spellEnd"/>
      <w:r>
        <w:rPr>
          <w:lang w:val="es-VE"/>
        </w:rPr>
        <w:t xml:space="preserve"> se encuentra disponible para este objeto en particular. </w:t>
      </w:r>
    </w:p>
    <w:p w:rsidR="00A86778" w:rsidRPr="00274538" w:rsidRDefault="00A86778" w:rsidP="00274538">
      <w:pPr>
        <w:rPr>
          <w:lang w:val="es-VE"/>
        </w:rPr>
      </w:pPr>
      <w:r w:rsidRPr="00274538">
        <w:rPr>
          <w:i/>
          <w:lang w:val="es-VE"/>
        </w:rPr>
        <w:t>Pregunta 6:</w:t>
      </w:r>
      <w:r>
        <w:rPr>
          <w:lang w:val="es-VE"/>
        </w:rPr>
        <w:t xml:space="preserve"> </w:t>
      </w:r>
      <w:r w:rsidRPr="00FF39D1">
        <w:rPr>
          <w:rFonts w:ascii="Arial" w:hAnsi="Arial" w:cs="Arial"/>
          <w:color w:val="222222"/>
          <w:shd w:val="clear" w:color="auto" w:fill="FFFFFF"/>
          <w:lang w:val="es-VE"/>
        </w:rPr>
        <w:t>¿</w:t>
      </w:r>
      <w:r w:rsidRPr="00FF39D1">
        <w:rPr>
          <w:lang w:val="es-VE"/>
        </w:rPr>
        <w:t>Cuál</w:t>
      </w:r>
      <w:r>
        <w:rPr>
          <w:lang w:val="es-VE"/>
        </w:rPr>
        <w:t xml:space="preserve">es son las unidades de tiempo disponibles para el </w:t>
      </w:r>
      <w:proofErr w:type="spellStart"/>
      <w:r>
        <w:rPr>
          <w:lang w:val="es-VE"/>
        </w:rPr>
        <w:t>intearrival</w:t>
      </w:r>
      <w:proofErr w:type="spellEnd"/>
      <w:r>
        <w:rPr>
          <w:lang w:val="es-VE"/>
        </w:rPr>
        <w:t xml:space="preserve"> time</w:t>
      </w:r>
      <w:r w:rsidRPr="00FF39D1">
        <w:rPr>
          <w:lang w:val="es-VE"/>
        </w:rPr>
        <w:t>?</w:t>
      </w:r>
      <w:ins w:id="30" w:author="Marcelo Gallegos" w:date="2019-11-22T02:55:00Z">
        <w:r w:rsidR="005B4C30">
          <w:rPr>
            <w:lang w:val="es-VE"/>
          </w:rPr>
          <w:t xml:space="preserve"> </w:t>
        </w:r>
        <w:proofErr w:type="spellStart"/>
        <w:r w:rsidR="005B4C30">
          <w:rPr>
            <w:lang w:val="es-VE"/>
          </w:rPr>
          <w:t>W</w:t>
        </w:r>
      </w:ins>
      <w:ins w:id="31" w:author="Marcelo Gallegos" w:date="2019-11-22T02:56:00Z">
        <w:r w:rsidR="005B4C30">
          <w:rPr>
            <w:lang w:val="es-VE"/>
          </w:rPr>
          <w:t>eeks</w:t>
        </w:r>
        <w:proofErr w:type="spellEnd"/>
        <w:r w:rsidR="005B4C30">
          <w:rPr>
            <w:lang w:val="es-VE"/>
          </w:rPr>
          <w:t xml:space="preserve">, </w:t>
        </w:r>
        <w:proofErr w:type="spellStart"/>
        <w:r w:rsidR="005B4C30">
          <w:rPr>
            <w:lang w:val="es-VE"/>
          </w:rPr>
          <w:t>Days</w:t>
        </w:r>
        <w:proofErr w:type="spellEnd"/>
        <w:r w:rsidR="005B4C30">
          <w:rPr>
            <w:lang w:val="es-VE"/>
          </w:rPr>
          <w:t xml:space="preserve">, </w:t>
        </w:r>
        <w:proofErr w:type="spellStart"/>
        <w:r w:rsidR="005B4C30">
          <w:rPr>
            <w:lang w:val="es-VE"/>
          </w:rPr>
          <w:t>Hours</w:t>
        </w:r>
        <w:proofErr w:type="spellEnd"/>
        <w:r w:rsidR="005B4C30">
          <w:rPr>
            <w:lang w:val="es-VE"/>
          </w:rPr>
          <w:t xml:space="preserve">, Minutes, </w:t>
        </w:r>
        <w:proofErr w:type="spellStart"/>
        <w:r w:rsidR="005B4C30">
          <w:rPr>
            <w:lang w:val="es-VE"/>
          </w:rPr>
          <w:t>Seconds</w:t>
        </w:r>
        <w:proofErr w:type="spellEnd"/>
        <w:r w:rsidR="005B4C30">
          <w:rPr>
            <w:lang w:val="es-VE"/>
          </w:rPr>
          <w:t>.</w:t>
        </w:r>
      </w:ins>
    </w:p>
    <w:p w:rsidR="008809A0" w:rsidRPr="00274538" w:rsidRDefault="008809A0" w:rsidP="00274538">
      <w:pPr>
        <w:pStyle w:val="JRQuestion"/>
        <w:numPr>
          <w:ilvl w:val="0"/>
          <w:numId w:val="0"/>
        </w:numPr>
        <w:rPr>
          <w:lang w:val="es-VE"/>
        </w:rPr>
      </w:pPr>
      <w:r w:rsidRPr="00274538">
        <w:rPr>
          <w:lang w:val="es-VE"/>
        </w:rPr>
        <w:t>______________________________________________________________________________</w:t>
      </w:r>
    </w:p>
    <w:p w:rsidR="00720034" w:rsidRDefault="00720034" w:rsidP="00274538">
      <w:pPr>
        <w:pStyle w:val="JRStepPart"/>
        <w:numPr>
          <w:ilvl w:val="0"/>
          <w:numId w:val="0"/>
        </w:numPr>
        <w:ind w:left="360" w:hanging="360"/>
        <w:rPr>
          <w:rStyle w:val="JRObjectChar"/>
          <w:szCs w:val="22"/>
          <w:lang w:val="es-VE"/>
        </w:rPr>
      </w:pPr>
      <w:r w:rsidRPr="00274538">
        <w:rPr>
          <w:b/>
          <w:i/>
          <w:lang w:val="es-VE"/>
        </w:rPr>
        <w:t>Paso 6:</w:t>
      </w:r>
      <w:r w:rsidRPr="00274538">
        <w:rPr>
          <w:lang w:val="es-VE"/>
        </w:rPr>
        <w:t xml:space="preserve"> Completa el modelo añadiendo la informac</w:t>
      </w:r>
      <w:r>
        <w:rPr>
          <w:lang w:val="es-VE"/>
        </w:rPr>
        <w:t xml:space="preserve">ión a dos </w:t>
      </w:r>
      <w:r w:rsidRPr="00274538">
        <w:rPr>
          <w:rStyle w:val="JRObjectChar"/>
          <w:lang w:val="es-VE"/>
        </w:rPr>
        <w:t xml:space="preserve">Servers </w:t>
      </w:r>
      <w:r w:rsidRPr="00274538">
        <w:rPr>
          <w:lang w:val="es-VE"/>
        </w:rPr>
        <w:t xml:space="preserve">and </w:t>
      </w:r>
      <w:proofErr w:type="spellStart"/>
      <w:r w:rsidRPr="00274538">
        <w:rPr>
          <w:rStyle w:val="JRObjectChar"/>
          <w:lang w:val="es-VE"/>
        </w:rPr>
        <w:t>TIMEPATHs</w:t>
      </w:r>
      <w:proofErr w:type="spellEnd"/>
      <w:r>
        <w:rPr>
          <w:rStyle w:val="JRObjectChar"/>
          <w:lang w:val="es-VE"/>
        </w:rPr>
        <w:t xml:space="preserve">. </w:t>
      </w:r>
    </w:p>
    <w:p w:rsidR="00720034" w:rsidRPr="00274538" w:rsidRDefault="00720034" w:rsidP="00274538">
      <w:pPr>
        <w:pStyle w:val="JRStepPart"/>
        <w:numPr>
          <w:ilvl w:val="0"/>
          <w:numId w:val="90"/>
        </w:numPr>
        <w:rPr>
          <w:rStyle w:val="JROurNamesChar"/>
          <w:b w:val="0"/>
          <w:lang w:val="es-VE"/>
        </w:rPr>
      </w:pPr>
      <w:r>
        <w:rPr>
          <w:lang w:val="es-VE"/>
        </w:rPr>
        <w:t xml:space="preserve">Para el objeto </w:t>
      </w:r>
      <w:r w:rsidRPr="00274538">
        <w:rPr>
          <w:rStyle w:val="JRObjectChar"/>
          <w:lang w:val="es-VE"/>
        </w:rPr>
        <w:t xml:space="preserve">Server </w:t>
      </w:r>
      <w:proofErr w:type="spellStart"/>
      <w:r w:rsidRPr="00274538">
        <w:rPr>
          <w:rStyle w:val="JROurNamesChar"/>
          <w:lang w:val="es-VE"/>
        </w:rPr>
        <w:t>SrvGetIceCream</w:t>
      </w:r>
      <w:proofErr w:type="spellEnd"/>
    </w:p>
    <w:p w:rsidR="00751167" w:rsidRDefault="00751167" w:rsidP="00751167">
      <w:pPr>
        <w:pStyle w:val="Prrafodelista"/>
        <w:numPr>
          <w:ilvl w:val="1"/>
          <w:numId w:val="90"/>
        </w:numPr>
        <w:spacing w:after="100" w:afterAutospacing="1"/>
      </w:pPr>
      <w:r>
        <w:rPr>
          <w:rStyle w:val="JRPropertiesChar"/>
        </w:rPr>
        <w:t xml:space="preserve">Initial </w:t>
      </w:r>
      <w:r w:rsidRPr="00A61806">
        <w:rPr>
          <w:rStyle w:val="JRPropertiesChar"/>
        </w:rPr>
        <w:t>Capacity</w:t>
      </w:r>
      <w:r>
        <w:t xml:space="preserve">: </w:t>
      </w:r>
      <w:r w:rsidRPr="00CC30A9">
        <w:rPr>
          <w:rStyle w:val="JRExpressionChar"/>
        </w:rPr>
        <w:t>2</w:t>
      </w:r>
    </w:p>
    <w:p w:rsidR="00751167" w:rsidRDefault="00751167" w:rsidP="00751167">
      <w:pPr>
        <w:pStyle w:val="Prrafodelista"/>
        <w:numPr>
          <w:ilvl w:val="1"/>
          <w:numId w:val="90"/>
        </w:numPr>
        <w:spacing w:after="100" w:afterAutospacing="1"/>
        <w:rPr>
          <w:rStyle w:val="JRExpressionChar"/>
          <w:szCs w:val="22"/>
        </w:rPr>
      </w:pPr>
      <w:r w:rsidRPr="00A61806">
        <w:rPr>
          <w:rStyle w:val="JRPropertiesChar"/>
        </w:rPr>
        <w:t>Processing time</w:t>
      </w:r>
      <w:r>
        <w:t xml:space="preserve">:  </w:t>
      </w:r>
      <w:proofErr w:type="spellStart"/>
      <w:r>
        <w:rPr>
          <w:rStyle w:val="JRExpressionChar"/>
        </w:rPr>
        <w:t>Random.Triangu</w:t>
      </w:r>
      <w:r w:rsidRPr="00CC30A9">
        <w:rPr>
          <w:rStyle w:val="JRExpressionChar"/>
        </w:rPr>
        <w:t>lar</w:t>
      </w:r>
      <w:proofErr w:type="spellEnd"/>
      <w:r w:rsidRPr="00CC30A9">
        <w:rPr>
          <w:rStyle w:val="JRExpressionChar"/>
        </w:rPr>
        <w:t>(</w:t>
      </w:r>
      <w:r>
        <w:rPr>
          <w:rStyle w:val="JRExpressionChar"/>
        </w:rPr>
        <w:t>0</w:t>
      </w:r>
      <w:r w:rsidRPr="00CC30A9">
        <w:rPr>
          <w:rStyle w:val="JRExpressionChar"/>
        </w:rPr>
        <w:t>.4,</w:t>
      </w:r>
      <w:r>
        <w:rPr>
          <w:rStyle w:val="JRExpressionChar"/>
        </w:rPr>
        <w:t xml:space="preserve"> 0</w:t>
      </w:r>
      <w:r w:rsidRPr="00CC30A9">
        <w:rPr>
          <w:rStyle w:val="JRExpressionChar"/>
        </w:rPr>
        <w:t>.9,</w:t>
      </w:r>
      <w:r>
        <w:rPr>
          <w:rStyle w:val="JRExpressionChar"/>
        </w:rPr>
        <w:t xml:space="preserve"> </w:t>
      </w:r>
      <w:r w:rsidRPr="00CC30A9">
        <w:rPr>
          <w:rStyle w:val="JRExpressionChar"/>
        </w:rPr>
        <w:t>1.5)</w:t>
      </w:r>
    </w:p>
    <w:p w:rsidR="00751167" w:rsidRPr="00274538" w:rsidRDefault="00751167" w:rsidP="00274538">
      <w:pPr>
        <w:pStyle w:val="Prrafodelista"/>
        <w:numPr>
          <w:ilvl w:val="1"/>
          <w:numId w:val="90"/>
        </w:numPr>
        <w:spacing w:after="100" w:afterAutospacing="1"/>
        <w:rPr>
          <w:rStyle w:val="JRExpressionChar"/>
          <w:szCs w:val="22"/>
        </w:rPr>
      </w:pPr>
      <w:r w:rsidRPr="00A61806">
        <w:rPr>
          <w:rStyle w:val="JRPropertiesChar"/>
        </w:rPr>
        <w:t>Units</w:t>
      </w:r>
      <w:r w:rsidRPr="00CC30A9">
        <w:rPr>
          <w:rStyle w:val="JRExpressionChar"/>
        </w:rPr>
        <w:t>:</w:t>
      </w:r>
      <w:r>
        <w:rPr>
          <w:rStyle w:val="JRExpressionChar"/>
        </w:rPr>
        <w:t xml:space="preserve"> Minutes</w:t>
      </w:r>
    </w:p>
    <w:p w:rsidR="00751167" w:rsidRPr="00274538" w:rsidRDefault="00751167" w:rsidP="00274538">
      <w:pPr>
        <w:pStyle w:val="Prrafodelista"/>
        <w:numPr>
          <w:ilvl w:val="0"/>
          <w:numId w:val="0"/>
        </w:numPr>
        <w:spacing w:after="100" w:afterAutospacing="1"/>
        <w:ind w:left="1440"/>
        <w:rPr>
          <w:rFonts w:ascii="Courier New" w:hAnsi="Courier New" w:cs="Courier New"/>
          <w:szCs w:val="22"/>
        </w:rPr>
      </w:pPr>
    </w:p>
    <w:p w:rsidR="00720034" w:rsidRPr="00274538" w:rsidRDefault="00751167" w:rsidP="00274538">
      <w:pPr>
        <w:pStyle w:val="JRStepPart"/>
        <w:numPr>
          <w:ilvl w:val="0"/>
          <w:numId w:val="90"/>
        </w:numPr>
        <w:rPr>
          <w:rStyle w:val="JROurNamesChar"/>
          <w:b w:val="0"/>
          <w:lang w:val="es-VE"/>
        </w:rPr>
      </w:pPr>
      <w:r>
        <w:rPr>
          <w:lang w:val="es-VE"/>
        </w:rPr>
        <w:t xml:space="preserve">Para el objeto </w:t>
      </w:r>
      <w:r w:rsidRPr="00FF39D1">
        <w:rPr>
          <w:rStyle w:val="JRObjectChar"/>
          <w:lang w:val="es-VE"/>
        </w:rPr>
        <w:t xml:space="preserve">Server </w:t>
      </w:r>
      <w:proofErr w:type="spellStart"/>
      <w:r w:rsidRPr="00274538">
        <w:rPr>
          <w:rStyle w:val="JROurNamesChar"/>
          <w:lang w:val="es-VE"/>
        </w:rPr>
        <w:t>SrvPayCashier</w:t>
      </w:r>
      <w:proofErr w:type="spellEnd"/>
    </w:p>
    <w:p w:rsidR="00751167" w:rsidRDefault="00751167" w:rsidP="00751167">
      <w:pPr>
        <w:pStyle w:val="Prrafodelista"/>
        <w:numPr>
          <w:ilvl w:val="1"/>
          <w:numId w:val="90"/>
        </w:numPr>
        <w:spacing w:after="100" w:afterAutospacing="1"/>
        <w:rPr>
          <w:rStyle w:val="JRExpressionChar"/>
          <w:szCs w:val="22"/>
        </w:rPr>
      </w:pPr>
      <w:r w:rsidRPr="00A61806">
        <w:rPr>
          <w:rStyle w:val="JRPropertiesChar"/>
        </w:rPr>
        <w:t>Processing time</w:t>
      </w:r>
      <w:r>
        <w:rPr>
          <w:rStyle w:val="JRExpressionChar"/>
        </w:rPr>
        <w:t xml:space="preserve">: </w:t>
      </w:r>
      <w:proofErr w:type="spellStart"/>
      <w:r w:rsidRPr="00D4211A">
        <w:rPr>
          <w:rStyle w:val="JRExpressionChar"/>
        </w:rPr>
        <w:t>Random.Triangular</w:t>
      </w:r>
      <w:proofErr w:type="spellEnd"/>
      <w:r w:rsidRPr="00D4211A">
        <w:rPr>
          <w:rStyle w:val="JRExpressionChar"/>
        </w:rPr>
        <w:t>(</w:t>
      </w:r>
      <w:r>
        <w:rPr>
          <w:rStyle w:val="JRExpressionChar"/>
        </w:rPr>
        <w:t>0</w:t>
      </w:r>
      <w:r w:rsidRPr="00D4211A">
        <w:rPr>
          <w:rStyle w:val="JRExpressionChar"/>
        </w:rPr>
        <w:t>.3,</w:t>
      </w:r>
      <w:r>
        <w:rPr>
          <w:rStyle w:val="JRExpressionChar"/>
        </w:rPr>
        <w:t xml:space="preserve"> 0</w:t>
      </w:r>
      <w:r w:rsidRPr="00D4211A">
        <w:rPr>
          <w:rStyle w:val="JRExpressionChar"/>
        </w:rPr>
        <w:t>.4,</w:t>
      </w:r>
      <w:r>
        <w:rPr>
          <w:rStyle w:val="JRExpressionChar"/>
        </w:rPr>
        <w:t xml:space="preserve"> 0</w:t>
      </w:r>
      <w:r w:rsidRPr="00D4211A">
        <w:rPr>
          <w:rStyle w:val="JRExpressionChar"/>
        </w:rPr>
        <w:t>.6)</w:t>
      </w:r>
    </w:p>
    <w:p w:rsidR="00751167" w:rsidRPr="00274538" w:rsidRDefault="00751167" w:rsidP="00751167">
      <w:pPr>
        <w:pStyle w:val="Prrafodelista"/>
        <w:numPr>
          <w:ilvl w:val="1"/>
          <w:numId w:val="90"/>
        </w:numPr>
        <w:spacing w:after="100" w:afterAutospacing="1"/>
        <w:rPr>
          <w:rStyle w:val="JRExpressionChar"/>
          <w:szCs w:val="22"/>
        </w:rPr>
      </w:pPr>
      <w:r w:rsidRPr="00A61806">
        <w:rPr>
          <w:rStyle w:val="JRPropertiesChar"/>
        </w:rPr>
        <w:t>Units</w:t>
      </w:r>
      <w:r>
        <w:rPr>
          <w:rStyle w:val="JRExpressionChar"/>
        </w:rPr>
        <w:t xml:space="preserve">: </w:t>
      </w:r>
      <w:r w:rsidRPr="00D4211A">
        <w:rPr>
          <w:rStyle w:val="JRExpressionChar"/>
        </w:rPr>
        <w:t>Minutes</w:t>
      </w:r>
    </w:p>
    <w:p w:rsidR="00751167" w:rsidRDefault="00751167" w:rsidP="00274538">
      <w:pPr>
        <w:pStyle w:val="Prrafodelista"/>
        <w:numPr>
          <w:ilvl w:val="0"/>
          <w:numId w:val="0"/>
        </w:numPr>
        <w:spacing w:after="100" w:afterAutospacing="1"/>
        <w:ind w:left="1440"/>
        <w:rPr>
          <w:rStyle w:val="JRExpressionChar"/>
          <w:szCs w:val="22"/>
        </w:rPr>
      </w:pPr>
    </w:p>
    <w:p w:rsidR="00751167" w:rsidRPr="00274538" w:rsidRDefault="00751167" w:rsidP="00274538">
      <w:pPr>
        <w:pStyle w:val="JRStepPart"/>
        <w:numPr>
          <w:ilvl w:val="0"/>
          <w:numId w:val="90"/>
        </w:numPr>
        <w:rPr>
          <w:rStyle w:val="JRObjectChar"/>
          <w:rFonts w:ascii="Times New Roman" w:hAnsi="Times New Roman" w:cs="Times New Roman"/>
          <w:smallCaps w:val="0"/>
          <w:lang w:val="es-VE"/>
        </w:rPr>
      </w:pPr>
      <w:r>
        <w:rPr>
          <w:lang w:val="es-VE"/>
        </w:rPr>
        <w:t xml:space="preserve">Para los objetos </w:t>
      </w:r>
      <w:proofErr w:type="spellStart"/>
      <w:r w:rsidRPr="00E14FAE">
        <w:rPr>
          <w:rStyle w:val="JRObjectChar"/>
        </w:rPr>
        <w:t>TimePaths</w:t>
      </w:r>
      <w:proofErr w:type="spellEnd"/>
    </w:p>
    <w:p w:rsidR="00751167" w:rsidRDefault="00751167" w:rsidP="00751167">
      <w:pPr>
        <w:pStyle w:val="Prrafodelista"/>
        <w:numPr>
          <w:ilvl w:val="1"/>
          <w:numId w:val="90"/>
        </w:numPr>
        <w:spacing w:after="100" w:afterAutospacing="1"/>
        <w:rPr>
          <w:rStyle w:val="JRExpressionChar"/>
          <w:szCs w:val="22"/>
        </w:rPr>
      </w:pPr>
      <w:proofErr w:type="spellStart"/>
      <w:r w:rsidRPr="00A61806">
        <w:rPr>
          <w:rStyle w:val="JRPropertiesChar"/>
        </w:rPr>
        <w:t>TravelTime</w:t>
      </w:r>
      <w:proofErr w:type="spellEnd"/>
      <w:r>
        <w:rPr>
          <w:rStyle w:val="JRExpressionChar"/>
        </w:rPr>
        <w:t xml:space="preserve">: </w:t>
      </w:r>
      <w:r w:rsidRPr="00D4211A">
        <w:rPr>
          <w:rStyle w:val="JRExpressionChar"/>
        </w:rPr>
        <w:t>15</w:t>
      </w:r>
    </w:p>
    <w:p w:rsidR="00751167" w:rsidRDefault="00751167" w:rsidP="00751167">
      <w:pPr>
        <w:pStyle w:val="Prrafodelista"/>
        <w:numPr>
          <w:ilvl w:val="1"/>
          <w:numId w:val="90"/>
        </w:numPr>
        <w:spacing w:after="100" w:afterAutospacing="1"/>
        <w:rPr>
          <w:rStyle w:val="JRExpressionChar"/>
          <w:szCs w:val="22"/>
        </w:rPr>
      </w:pPr>
      <w:r w:rsidRPr="00A61806">
        <w:rPr>
          <w:rStyle w:val="JRPropertiesChar"/>
        </w:rPr>
        <w:t>Units</w:t>
      </w:r>
      <w:r>
        <w:rPr>
          <w:rStyle w:val="JRExpressionChar"/>
        </w:rPr>
        <w:t xml:space="preserve">: </w:t>
      </w:r>
      <w:r w:rsidRPr="00D4211A">
        <w:rPr>
          <w:rStyle w:val="JRExpressionChar"/>
        </w:rPr>
        <w:t>Seconds</w:t>
      </w:r>
    </w:p>
    <w:p w:rsidR="00751167" w:rsidRDefault="00751167" w:rsidP="00274538">
      <w:pPr>
        <w:pStyle w:val="JRStepPart"/>
        <w:numPr>
          <w:ilvl w:val="0"/>
          <w:numId w:val="0"/>
        </w:numPr>
        <w:ind w:left="360" w:hanging="360"/>
        <w:rPr>
          <w:rStyle w:val="JRFigureChar1"/>
          <w:rFonts w:eastAsiaTheme="minorHAnsi"/>
          <w:lang w:val="es-VE"/>
        </w:rPr>
      </w:pPr>
      <w:r>
        <w:rPr>
          <w:rStyle w:val="JRObjectChar"/>
          <w:rFonts w:ascii="Times New Roman" w:hAnsi="Times New Roman" w:cs="Times New Roman"/>
          <w:smallCaps w:val="0"/>
          <w:lang w:val="es-VE"/>
        </w:rPr>
        <w:t xml:space="preserve">Los nombres de los objetos se encuentran en una lista bajo la categoría </w:t>
      </w:r>
      <w:r w:rsidRPr="00274538">
        <w:rPr>
          <w:rStyle w:val="JRFigureChar1"/>
          <w:rFonts w:eastAsiaTheme="minorHAnsi"/>
          <w:lang w:val="es-VE"/>
        </w:rPr>
        <w:t>“</w:t>
      </w:r>
      <w:r w:rsidRPr="00274538">
        <w:rPr>
          <w:rStyle w:val="JRPropertiesChar"/>
          <w:rFonts w:eastAsiaTheme="minorHAnsi"/>
          <w:lang w:val="es-VE"/>
        </w:rPr>
        <w:t>General</w:t>
      </w:r>
      <w:r w:rsidRPr="00274538">
        <w:rPr>
          <w:rStyle w:val="JRFigureChar1"/>
          <w:rFonts w:eastAsiaTheme="minorHAnsi"/>
          <w:lang w:val="es-VE"/>
        </w:rPr>
        <w:t>”</w:t>
      </w:r>
      <w:r>
        <w:rPr>
          <w:rStyle w:val="JRFigureChar1"/>
          <w:rFonts w:eastAsiaTheme="minorHAnsi"/>
          <w:lang w:val="es-VE"/>
        </w:rPr>
        <w:t xml:space="preserve"> en el inspector de propiedades. </w:t>
      </w:r>
    </w:p>
    <w:p w:rsidR="00751167" w:rsidRPr="00274538" w:rsidRDefault="00751167" w:rsidP="00274538">
      <w:pPr>
        <w:pStyle w:val="JRStepPart"/>
        <w:numPr>
          <w:ilvl w:val="0"/>
          <w:numId w:val="0"/>
        </w:numPr>
        <w:rPr>
          <w:lang w:val="es-VE"/>
        </w:rPr>
      </w:pPr>
      <w:r w:rsidRPr="00274538">
        <w:rPr>
          <w:b/>
          <w:i/>
          <w:lang w:val="es-VE"/>
        </w:rPr>
        <w:t>Paso 7:</w:t>
      </w:r>
      <w:r>
        <w:rPr>
          <w:lang w:val="es-VE"/>
        </w:rPr>
        <w:t xml:space="preserve"> Antes de correo el modelo, vamos a cambiar el tiempo en que culmina el </w:t>
      </w:r>
      <w:r w:rsidRPr="00274538">
        <w:rPr>
          <w:i/>
          <w:lang w:val="es-VE"/>
        </w:rPr>
        <w:t xml:space="preserve">Run </w:t>
      </w:r>
      <w:proofErr w:type="spellStart"/>
      <w:r w:rsidRPr="00274538">
        <w:rPr>
          <w:i/>
          <w:lang w:val="es-VE"/>
        </w:rPr>
        <w:t>Setup</w:t>
      </w:r>
      <w:proofErr w:type="spellEnd"/>
      <w:r>
        <w:rPr>
          <w:i/>
          <w:lang w:val="es-VE"/>
        </w:rPr>
        <w:t xml:space="preserve"> </w:t>
      </w:r>
      <w:r w:rsidRPr="00274538">
        <w:rPr>
          <w:lang w:val="es-VE"/>
        </w:rPr>
        <w:t xml:space="preserve">en la </w:t>
      </w:r>
      <w:r>
        <w:rPr>
          <w:lang w:val="es-VE"/>
        </w:rPr>
        <w:t>pestaña</w:t>
      </w:r>
      <w:r w:rsidRPr="00274538">
        <w:rPr>
          <w:lang w:val="es-VE"/>
        </w:rPr>
        <w:t xml:space="preserve"> “</w:t>
      </w:r>
      <w:r w:rsidRPr="00274538">
        <w:rPr>
          <w:i/>
          <w:lang w:val="es-VE"/>
        </w:rPr>
        <w:t>Run</w:t>
      </w:r>
      <w:r w:rsidRPr="00274538">
        <w:rPr>
          <w:lang w:val="es-VE"/>
        </w:rPr>
        <w:t xml:space="preserve">” </w:t>
      </w:r>
      <w:r>
        <w:rPr>
          <w:lang w:val="es-VE"/>
        </w:rPr>
        <w:t>a</w:t>
      </w:r>
      <w:r w:rsidRPr="00274538">
        <w:rPr>
          <w:lang w:val="es-VE"/>
        </w:rPr>
        <w:t xml:space="preserve"> “</w:t>
      </w:r>
      <w:proofErr w:type="spellStart"/>
      <w:r w:rsidRPr="00274538">
        <w:rPr>
          <w:lang w:val="es-VE"/>
        </w:rPr>
        <w:t>Unspecified</w:t>
      </w:r>
      <w:proofErr w:type="spellEnd"/>
      <w:r w:rsidRPr="00274538">
        <w:rPr>
          <w:lang w:val="es-VE"/>
        </w:rPr>
        <w:t xml:space="preserve"> (</w:t>
      </w:r>
      <w:proofErr w:type="spellStart"/>
      <w:r w:rsidRPr="00274538">
        <w:rPr>
          <w:lang w:val="es-VE"/>
        </w:rPr>
        <w:t>Infinite</w:t>
      </w:r>
      <w:proofErr w:type="spellEnd"/>
      <w:r w:rsidRPr="00274538">
        <w:rPr>
          <w:lang w:val="es-VE"/>
        </w:rPr>
        <w:t xml:space="preserve">)” </w:t>
      </w:r>
      <w:r>
        <w:rPr>
          <w:lang w:val="es-VE"/>
        </w:rPr>
        <w:t>como se observa en la</w:t>
      </w:r>
      <w:r w:rsidRPr="00274538">
        <w:rPr>
          <w:lang w:val="es-VE"/>
        </w:rPr>
        <w:t xml:space="preserve"> </w:t>
      </w:r>
      <w:r>
        <w:fldChar w:fldCharType="begin"/>
      </w:r>
      <w:r w:rsidRPr="00274538">
        <w:rPr>
          <w:lang w:val="es-VE"/>
        </w:rPr>
        <w:instrText xml:space="preserve"> REF _Ref266731246 \h </w:instrText>
      </w:r>
      <w:r>
        <w:fldChar w:fldCharType="separate"/>
      </w:r>
      <w:ins w:id="32" w:author="Postgrado" w:date="2016-09-26T15:25:00Z">
        <w:r w:rsidR="008F0C19" w:rsidRPr="00274538">
          <w:rPr>
            <w:lang w:val="es-VE"/>
          </w:rPr>
          <w:t xml:space="preserve">Figura </w:t>
        </w:r>
        <w:r w:rsidR="008F0C19">
          <w:rPr>
            <w:noProof/>
            <w:lang w:val="es-VE"/>
          </w:rPr>
          <w:t>0</w:t>
        </w:r>
        <w:r w:rsidR="008F0C19" w:rsidRPr="00274538">
          <w:rPr>
            <w:lang w:val="es-VE"/>
          </w:rPr>
          <w:t>.</w:t>
        </w:r>
        <w:r w:rsidR="008F0C19">
          <w:rPr>
            <w:noProof/>
            <w:lang w:val="es-VE"/>
          </w:rPr>
          <w:t>5</w:t>
        </w:r>
      </w:ins>
      <w:del w:id="33" w:author="Postgrado" w:date="2016-09-21T13:11:00Z">
        <w:r w:rsidRPr="00274538" w:rsidDel="00274538">
          <w:rPr>
            <w:lang w:val="es-VE"/>
          </w:rPr>
          <w:delText>Figur</w:delText>
        </w:r>
        <w:r w:rsidDel="00274538">
          <w:rPr>
            <w:lang w:val="es-VE"/>
          </w:rPr>
          <w:delText>a</w:delText>
        </w:r>
        <w:r w:rsidRPr="00274538" w:rsidDel="00274538">
          <w:rPr>
            <w:lang w:val="es-VE"/>
          </w:rPr>
          <w:delText xml:space="preserve"> </w:delText>
        </w:r>
        <w:r w:rsidRPr="00274538" w:rsidDel="00274538">
          <w:rPr>
            <w:noProof/>
            <w:lang w:val="es-VE"/>
          </w:rPr>
          <w:delText>2</w:delText>
        </w:r>
        <w:r w:rsidRPr="00274538" w:rsidDel="00274538">
          <w:rPr>
            <w:lang w:val="es-VE"/>
          </w:rPr>
          <w:delText>.</w:delText>
        </w:r>
        <w:r w:rsidRPr="00274538" w:rsidDel="00274538">
          <w:rPr>
            <w:noProof/>
            <w:lang w:val="es-VE"/>
          </w:rPr>
          <w:delText>5</w:delText>
        </w:r>
      </w:del>
      <w:r>
        <w:fldChar w:fldCharType="end"/>
      </w:r>
      <w:r w:rsidRPr="00274538">
        <w:rPr>
          <w:lang w:val="es-VE"/>
        </w:rPr>
        <w:t>.</w:t>
      </w:r>
    </w:p>
    <w:p w:rsidR="008809A0" w:rsidRPr="00274538" w:rsidRDefault="008809A0" w:rsidP="00274538">
      <w:pPr>
        <w:pStyle w:val="JRStepPart"/>
        <w:numPr>
          <w:ilvl w:val="0"/>
          <w:numId w:val="0"/>
        </w:numPr>
        <w:rPr>
          <w:rStyle w:val="JRFigureChar1"/>
          <w:rFonts w:eastAsiaTheme="minorHAnsi"/>
          <w:lang w:val="es-VE"/>
        </w:rPr>
      </w:pPr>
    </w:p>
    <w:p w:rsidR="008809A0" w:rsidRDefault="00A96D43" w:rsidP="001F21CC">
      <w:pPr>
        <w:pStyle w:val="JRFigure"/>
      </w:pPr>
      <w:r>
        <w:rPr>
          <w:noProof/>
          <w:szCs w:val="28"/>
          <w:lang w:val="es-CL" w:eastAsia="es-CL"/>
        </w:rPr>
        <w:lastRenderedPageBreak/>
        <mc:AlternateContent>
          <mc:Choice Requires="wps">
            <w:drawing>
              <wp:anchor distT="0" distB="0" distL="114300" distR="114300" simplePos="0" relativeHeight="252307968" behindDoc="0" locked="0" layoutInCell="1" allowOverlap="1" wp14:anchorId="4C4C7C33" wp14:editId="2D458AAB">
                <wp:simplePos x="0" y="0"/>
                <wp:positionH relativeFrom="column">
                  <wp:posOffset>4378325</wp:posOffset>
                </wp:positionH>
                <wp:positionV relativeFrom="paragraph">
                  <wp:posOffset>254635</wp:posOffset>
                </wp:positionV>
                <wp:extent cx="1409700" cy="464185"/>
                <wp:effectExtent l="1066800" t="0" r="38100" b="50165"/>
                <wp:wrapNone/>
                <wp:docPr id="58731"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64185"/>
                        </a:xfrm>
                        <a:prstGeom prst="wedgeRoundRectCallout">
                          <a:avLst>
                            <a:gd name="adj1" fmla="val -122778"/>
                            <a:gd name="adj2" fmla="val 49042"/>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Pr="00274538" w:rsidRDefault="00274538" w:rsidP="00274538">
                            <w:pPr>
                              <w:jc w:val="center"/>
                              <w:rPr>
                                <w:lang w:val="es-VE"/>
                              </w:rPr>
                            </w:pPr>
                            <w:r w:rsidRPr="00274538">
                              <w:rPr>
                                <w:lang w:val="es-VE"/>
                              </w:rPr>
                              <w:t xml:space="preserve">Selecciona el tiempo en que culmina </w:t>
                            </w:r>
                          </w:p>
                          <w:p w:rsidR="00274538" w:rsidRDefault="00274538" w:rsidP="001F21CC">
                            <w:pPr>
                              <w:jc w:val="center"/>
                            </w:pPr>
                            <w:r>
                              <w:t>Set Ending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C7C33" id="AutoShape 130" o:spid="_x0000_s1055" type="#_x0000_t62" style="position:absolute;left:0;text-align:left;margin-left:344.75pt;margin-top:20.05pt;width:111pt;height:36.55pt;z-index:25230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" adj="-15720,21393" fillcolor="white [3201]" strokecolor="#fabf8f [1945]" strokeweight="1pt">
                <v:fill color2="#fbd4b4 [1305]" focus="100%" type="gradient"/>
                <v:shadow on="t" color="#974706 [1609]" opacity=".5" offset="1pt"/>
                <v:textbox>
                  <w:txbxContent>
                    <w:p w:rsidR="00274538" w:rsidRPr="00274538" w:rsidRDefault="00274538" w:rsidP="00274538">
                      <w:pPr>
                        <w:jc w:val="center"/>
                        <w:rPr>
                          <w:lang w:val="es-VE"/>
                        </w:rPr>
                      </w:pPr>
                      <w:r w:rsidRPr="00274538">
                        <w:rPr>
                          <w:lang w:val="es-VE"/>
                        </w:rPr>
                        <w:t xml:space="preserve">Selecciona el tiempo en que culmina </w:t>
                      </w:r>
                    </w:p>
                    <w:p w:rsidR="00274538" w:rsidRDefault="00274538" w:rsidP="001F21CC">
                      <w:pPr>
                        <w:jc w:val="center"/>
                      </w:pPr>
                      <w:r>
                        <w:t>Set Ending time</w:t>
                      </w:r>
                    </w:p>
                  </w:txbxContent>
                </v:textbox>
              </v:shape>
            </w:pict>
          </mc:Fallback>
        </mc:AlternateContent>
      </w:r>
      <w:r w:rsidR="008809A0">
        <w:rPr>
          <w:noProof/>
          <w:lang w:val="es-CL" w:eastAsia="es-CL"/>
        </w:rPr>
        <w:drawing>
          <wp:inline distT="0" distB="0" distL="0" distR="0" wp14:anchorId="5FE5894D" wp14:editId="03D13E3F">
            <wp:extent cx="3533334" cy="1466667"/>
            <wp:effectExtent l="0" t="0" r="0" b="635"/>
            <wp:docPr id="58746" name="Picture 58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533334" cy="1466667"/>
                    </a:xfrm>
                    <a:prstGeom prst="rect">
                      <a:avLst/>
                    </a:prstGeom>
                  </pic:spPr>
                </pic:pic>
              </a:graphicData>
            </a:graphic>
          </wp:inline>
        </w:drawing>
      </w:r>
    </w:p>
    <w:p w:rsidR="008809A0" w:rsidRPr="00274538" w:rsidRDefault="008809A0" w:rsidP="001F21CC">
      <w:pPr>
        <w:pStyle w:val="Descripcin"/>
        <w:rPr>
          <w:lang w:val="es-VE"/>
        </w:rPr>
      </w:pPr>
      <w:bookmarkStart w:id="34" w:name="_Ref266731246"/>
      <w:r w:rsidRPr="00274538">
        <w:rPr>
          <w:lang w:val="es-VE"/>
        </w:rPr>
        <w:t>Figur</w:t>
      </w:r>
      <w:r w:rsidR="00751167" w:rsidRPr="00274538">
        <w:rPr>
          <w:lang w:val="es-VE"/>
        </w:rPr>
        <w:t>a</w:t>
      </w:r>
      <w:r w:rsidRPr="00274538">
        <w:rPr>
          <w:lang w:val="es-VE"/>
        </w:rPr>
        <w:t xml:space="preserve"> </w:t>
      </w:r>
      <w:r w:rsidR="00B71618">
        <w:fldChar w:fldCharType="begin"/>
      </w:r>
      <w:r w:rsidR="00B71618" w:rsidRPr="00274538">
        <w:rPr>
          <w:lang w:val="es-VE"/>
        </w:rPr>
        <w:instrText xml:space="preserve"> STYLEREF 1 \s </w:instrText>
      </w:r>
      <w:r w:rsidR="00B71618">
        <w:fldChar w:fldCharType="separate"/>
      </w:r>
      <w:r w:rsidR="008F0C19">
        <w:rPr>
          <w:noProof/>
          <w:lang w:val="es-VE"/>
        </w:rPr>
        <w:t>0</w:t>
      </w:r>
      <w:r w:rsidR="00B71618">
        <w:rPr>
          <w:noProof/>
        </w:rPr>
        <w:fldChar w:fldCharType="end"/>
      </w:r>
      <w:r w:rsidRPr="00274538">
        <w:rPr>
          <w:lang w:val="es-VE"/>
        </w:rPr>
        <w:t>.</w:t>
      </w:r>
      <w:r w:rsidR="00B71618">
        <w:fldChar w:fldCharType="begin"/>
      </w:r>
      <w:r w:rsidR="00B71618" w:rsidRPr="00274538">
        <w:rPr>
          <w:lang w:val="es-VE"/>
        </w:rPr>
        <w:instrText xml:space="preserve"> SEQ Figure \* ARABIC \s 1 </w:instrText>
      </w:r>
      <w:r w:rsidR="00B71618">
        <w:fldChar w:fldCharType="separate"/>
      </w:r>
      <w:r w:rsidR="008F0C19">
        <w:rPr>
          <w:noProof/>
          <w:lang w:val="es-VE"/>
        </w:rPr>
        <w:t>5</w:t>
      </w:r>
      <w:r w:rsidR="00B71618">
        <w:rPr>
          <w:noProof/>
        </w:rPr>
        <w:fldChar w:fldCharType="end"/>
      </w:r>
      <w:bookmarkEnd w:id="34"/>
      <w:r w:rsidR="00CC6986" w:rsidRPr="00751167">
        <w:rPr>
          <w:lang w:val="es-VE"/>
        </w:rPr>
        <w:t>: Ajustando</w:t>
      </w:r>
      <w:r w:rsidR="00751167">
        <w:rPr>
          <w:lang w:val="es-VE"/>
        </w:rPr>
        <w:t xml:space="preserve"> la duració</w:t>
      </w:r>
      <w:r w:rsidR="00751167" w:rsidRPr="00274538">
        <w:rPr>
          <w:lang w:val="es-VE"/>
        </w:rPr>
        <w:t>n de la corrida</w:t>
      </w:r>
    </w:p>
    <w:p w:rsidR="00A96D43" w:rsidRDefault="00A96D43" w:rsidP="00274538">
      <w:pPr>
        <w:pStyle w:val="JRStepPart"/>
        <w:numPr>
          <w:ilvl w:val="0"/>
          <w:numId w:val="0"/>
        </w:numPr>
        <w:ind w:left="360" w:hanging="360"/>
        <w:rPr>
          <w:lang w:val="es-VE"/>
        </w:rPr>
      </w:pPr>
      <w:r w:rsidRPr="00274538">
        <w:rPr>
          <w:b/>
          <w:i/>
          <w:lang w:val="es-VE"/>
        </w:rPr>
        <w:t>Paso 8:</w:t>
      </w:r>
      <w:r w:rsidRPr="00274538">
        <w:rPr>
          <w:lang w:val="es-VE"/>
        </w:rPr>
        <w:t xml:space="preserve"> Haz clic en el botón </w:t>
      </w:r>
      <w:r w:rsidRPr="00EE0C9C">
        <w:rPr>
          <w:noProof/>
          <w:lang w:val="es-CL" w:eastAsia="es-CL"/>
        </w:rPr>
        <w:drawing>
          <wp:inline distT="0" distB="0" distL="0" distR="0" wp14:anchorId="0D4DA040" wp14:editId="760974EA">
            <wp:extent cx="200967" cy="231066"/>
            <wp:effectExtent l="0" t="0" r="8890" b="0"/>
            <wp:docPr id="4" name="Picture 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7" cstate="print"/>
                    <a:srcRect/>
                    <a:stretch>
                      <a:fillRect/>
                    </a:stretch>
                  </pic:blipFill>
                  <pic:spPr bwMode="auto">
                    <a:xfrm>
                      <a:off x="0" y="0"/>
                      <a:ext cx="203399" cy="233863"/>
                    </a:xfrm>
                    <a:prstGeom prst="rect">
                      <a:avLst/>
                    </a:prstGeom>
                    <a:noFill/>
                    <a:ln w="9525">
                      <a:noFill/>
                      <a:miter lim="800000"/>
                      <a:headEnd/>
                      <a:tailEnd/>
                    </a:ln>
                    <a:effectLst/>
                  </pic:spPr>
                </pic:pic>
              </a:graphicData>
            </a:graphic>
          </wp:inline>
        </w:drawing>
      </w:r>
      <w:r>
        <w:rPr>
          <w:lang w:val="es-VE"/>
        </w:rPr>
        <w:t xml:space="preserve"> para em</w:t>
      </w:r>
      <w:r w:rsidRPr="00274538">
        <w:rPr>
          <w:lang w:val="es-VE"/>
        </w:rPr>
        <w:t>pezar la simulaci</w:t>
      </w:r>
      <w:r>
        <w:rPr>
          <w:lang w:val="es-VE"/>
        </w:rPr>
        <w:t>ón y deje</w:t>
      </w:r>
      <w:r w:rsidRPr="00274538">
        <w:rPr>
          <w:lang w:val="es-VE"/>
        </w:rPr>
        <w:t xml:space="preserve">mos que esta </w:t>
      </w:r>
      <w:r>
        <w:rPr>
          <w:lang w:val="es-VE"/>
        </w:rPr>
        <w:t>“corra</w:t>
      </w:r>
      <w:r w:rsidRPr="00274538">
        <w:rPr>
          <w:lang w:val="es-VE"/>
        </w:rPr>
        <w:t>”</w:t>
      </w:r>
      <w:r>
        <w:rPr>
          <w:lang w:val="es-VE"/>
        </w:rPr>
        <w:t xml:space="preserve"> por un rato. </w:t>
      </w:r>
    </w:p>
    <w:p w:rsidR="00A96D43" w:rsidRDefault="00A96D43" w:rsidP="00274538">
      <w:pPr>
        <w:pStyle w:val="JRStepPart"/>
        <w:numPr>
          <w:ilvl w:val="0"/>
          <w:numId w:val="0"/>
        </w:numPr>
        <w:ind w:left="360" w:hanging="360"/>
        <w:rPr>
          <w:rStyle w:val="JRObjectChar"/>
          <w:lang w:val="es-VE"/>
        </w:rPr>
      </w:pPr>
      <w:r w:rsidRPr="00274538">
        <w:rPr>
          <w:b/>
          <w:i/>
          <w:lang w:val="es-VE"/>
        </w:rPr>
        <w:t>Paso 9:</w:t>
      </w:r>
      <w:r>
        <w:rPr>
          <w:lang w:val="es-VE"/>
        </w:rPr>
        <w:t xml:space="preserve"> Observa como</w:t>
      </w:r>
      <w:r w:rsidR="00860A70">
        <w:rPr>
          <w:lang w:val="es-VE"/>
        </w:rPr>
        <w:t xml:space="preserve"> lo</w:t>
      </w:r>
      <w:r>
        <w:rPr>
          <w:lang w:val="es-VE"/>
        </w:rPr>
        <w:t xml:space="preserve">s </w:t>
      </w:r>
      <w:proofErr w:type="spellStart"/>
      <w:r w:rsidRPr="00274538">
        <w:rPr>
          <w:rStyle w:val="JRObjectChar"/>
          <w:lang w:val="es-VE"/>
        </w:rPr>
        <w:t>ModelEntities</w:t>
      </w:r>
      <w:proofErr w:type="spellEnd"/>
      <w:r w:rsidRPr="00274538">
        <w:rPr>
          <w:lang w:val="es-VE"/>
        </w:rPr>
        <w:t xml:space="preserve"> (</w:t>
      </w:r>
      <w:r w:rsidRPr="00274538">
        <w:rPr>
          <w:noProof/>
          <w:vertAlign w:val="subscript"/>
          <w:lang w:val="es-CL" w:eastAsia="es-CL"/>
        </w:rPr>
        <w:drawing>
          <wp:inline distT="0" distB="0" distL="0" distR="0" wp14:anchorId="63D721A7" wp14:editId="4F32EC31">
            <wp:extent cx="124795" cy="124795"/>
            <wp:effectExtent l="0" t="0" r="8890" b="889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125671" cy="125671"/>
                    </a:xfrm>
                    <a:prstGeom prst="rect">
                      <a:avLst/>
                    </a:prstGeom>
                    <a:noFill/>
                    <a:ln w="9525">
                      <a:noFill/>
                      <a:miter lim="800000"/>
                      <a:headEnd/>
                      <a:tailEnd/>
                    </a:ln>
                  </pic:spPr>
                </pic:pic>
              </a:graphicData>
            </a:graphic>
          </wp:inline>
        </w:drawing>
      </w:r>
      <w:r w:rsidRPr="00274538">
        <w:rPr>
          <w:lang w:val="es-VE"/>
        </w:rPr>
        <w:t>)</w:t>
      </w:r>
      <w:r w:rsidR="00860A70">
        <w:rPr>
          <w:lang w:val="es-VE"/>
        </w:rPr>
        <w:t xml:space="preserve"> se mueven a través del modelo cruzando los </w:t>
      </w:r>
      <w:proofErr w:type="spellStart"/>
      <w:r w:rsidR="00860A70" w:rsidRPr="00274538">
        <w:rPr>
          <w:rStyle w:val="JRObjectChar"/>
          <w:lang w:val="es-VE"/>
        </w:rPr>
        <w:t>TimePaths</w:t>
      </w:r>
      <w:proofErr w:type="spellEnd"/>
      <w:r w:rsidR="00860A70" w:rsidRPr="00274538">
        <w:rPr>
          <w:lang w:val="es-CL"/>
        </w:rPr>
        <w:t>.</w:t>
      </w:r>
      <w:r w:rsidR="00860A70">
        <w:rPr>
          <w:lang w:val="es-VE"/>
        </w:rPr>
        <w:t xml:space="preserve"> </w:t>
      </w:r>
      <w:r w:rsidR="00860A70" w:rsidRPr="00274538">
        <w:rPr>
          <w:lang w:val="es-VE"/>
        </w:rPr>
        <w:t xml:space="preserve">La cola de entidades </w:t>
      </w:r>
      <w:r w:rsidR="00860A70">
        <w:rPr>
          <w:lang w:val="es-VE"/>
        </w:rPr>
        <w:t xml:space="preserve">se encuentra en el </w:t>
      </w:r>
      <w:proofErr w:type="spellStart"/>
      <w:r w:rsidR="00860A70" w:rsidRPr="00274538">
        <w:rPr>
          <w:rStyle w:val="JRExpressionChar"/>
          <w:lang w:val="es-VE"/>
        </w:rPr>
        <w:t>InputBuffer.Contents</w:t>
      </w:r>
      <w:proofErr w:type="spellEnd"/>
      <w:r w:rsidR="00860A70">
        <w:rPr>
          <w:rStyle w:val="JRObjectChar"/>
        </w:rPr>
        <w:fldChar w:fldCharType="begin"/>
      </w:r>
      <w:r w:rsidR="00860A70" w:rsidRPr="00274538">
        <w:rPr>
          <w:lang w:val="es-VE"/>
        </w:rPr>
        <w:instrText xml:space="preserve"> XE "Server:InputBuffer.Contents" </w:instrText>
      </w:r>
      <w:r w:rsidR="00860A70">
        <w:rPr>
          <w:rStyle w:val="JRObjectChar"/>
        </w:rPr>
        <w:fldChar w:fldCharType="end"/>
      </w:r>
      <w:r w:rsidR="00860A70">
        <w:rPr>
          <w:lang w:val="es-VE"/>
        </w:rPr>
        <w:t xml:space="preserve"> y las entidades están en el </w:t>
      </w:r>
      <w:r w:rsidR="00860A70" w:rsidRPr="00274538">
        <w:rPr>
          <w:lang w:val="es-CL"/>
        </w:rPr>
        <w:t>servicio en el</w:t>
      </w:r>
      <w:r w:rsidR="00860A70">
        <w:rPr>
          <w:rStyle w:val="JRObjectChar"/>
          <w:lang w:val="es-VE"/>
        </w:rPr>
        <w:t xml:space="preserve"> </w:t>
      </w:r>
      <w:proofErr w:type="spellStart"/>
      <w:r w:rsidR="00860A70" w:rsidRPr="00274538">
        <w:rPr>
          <w:rStyle w:val="JRExpressionChar"/>
          <w:lang w:val="es-VE"/>
        </w:rPr>
        <w:t>Processing.Contents</w:t>
      </w:r>
      <w:proofErr w:type="spellEnd"/>
      <w:r w:rsidR="00860A70" w:rsidRPr="00274538">
        <w:rPr>
          <w:lang w:val="es-CL"/>
        </w:rPr>
        <w:t>,</w:t>
      </w:r>
      <w:r w:rsidR="00860A70">
        <w:rPr>
          <w:rStyle w:val="JRExpressionChar"/>
          <w:lang w:val="es-VE"/>
        </w:rPr>
        <w:t xml:space="preserve"> </w:t>
      </w:r>
      <w:r w:rsidR="00860A70" w:rsidRPr="00274538">
        <w:rPr>
          <w:lang w:val="es-CL"/>
        </w:rPr>
        <w:t>ambos se muestran como líneas verdes que rodean el objeto</w:t>
      </w:r>
      <w:r w:rsidR="00860A70">
        <w:rPr>
          <w:rStyle w:val="JRExpressionChar"/>
          <w:lang w:val="es-VE"/>
        </w:rPr>
        <w:t xml:space="preserve"> </w:t>
      </w:r>
      <w:r w:rsidR="00860A70" w:rsidRPr="00274538">
        <w:rPr>
          <w:rStyle w:val="JRObjectChar"/>
          <w:lang w:val="es-VE"/>
        </w:rPr>
        <w:t>Server</w:t>
      </w:r>
      <w:r w:rsidR="00860A70">
        <w:rPr>
          <w:rStyle w:val="JRObjectChar"/>
          <w:lang w:val="es-VE"/>
        </w:rPr>
        <w:t xml:space="preserve">. </w:t>
      </w:r>
    </w:p>
    <w:p w:rsidR="00860A70" w:rsidRDefault="00860A70" w:rsidP="00274538">
      <w:pPr>
        <w:pStyle w:val="JRStepPart"/>
        <w:numPr>
          <w:ilvl w:val="0"/>
          <w:numId w:val="0"/>
        </w:numPr>
        <w:ind w:left="360" w:hanging="360"/>
        <w:rPr>
          <w:lang w:val="es-VE"/>
        </w:rPr>
      </w:pPr>
      <w:r w:rsidRPr="00274538">
        <w:rPr>
          <w:b/>
          <w:i/>
          <w:lang w:val="es-CL"/>
        </w:rPr>
        <w:t>Paso 10:</w:t>
      </w:r>
      <w:r w:rsidRPr="00274538">
        <w:rPr>
          <w:lang w:val="es-CL"/>
        </w:rPr>
        <w:t xml:space="preserve"> Haz clic en la pestaña</w:t>
      </w:r>
      <w:r>
        <w:rPr>
          <w:rStyle w:val="JRObjectChar"/>
          <w:lang w:val="es-VE"/>
        </w:rPr>
        <w:t xml:space="preserve"> </w:t>
      </w:r>
      <w:r w:rsidRPr="00274538">
        <w:rPr>
          <w:lang w:val="es-VE"/>
        </w:rPr>
        <w:t>“</w:t>
      </w:r>
      <w:r w:rsidRPr="00274538">
        <w:rPr>
          <w:i/>
          <w:lang w:val="es-VE"/>
        </w:rPr>
        <w:t>View</w:t>
      </w:r>
      <w:r>
        <w:fldChar w:fldCharType="begin"/>
      </w:r>
      <w:r w:rsidRPr="00274538">
        <w:rPr>
          <w:lang w:val="es-VE"/>
        </w:rPr>
        <w:instrText xml:space="preserve"> XE "View" </w:instrText>
      </w:r>
      <w:r>
        <w:fldChar w:fldCharType="end"/>
      </w:r>
      <w:r w:rsidRPr="00274538">
        <w:rPr>
          <w:lang w:val="es-VE"/>
        </w:rPr>
        <w:t>”</w:t>
      </w:r>
      <w:r>
        <w:rPr>
          <w:lang w:val="es-VE"/>
        </w:rPr>
        <w:t xml:space="preserve"> y seleccionada la opción </w:t>
      </w:r>
      <w:r w:rsidRPr="00274538">
        <w:rPr>
          <w:lang w:val="es-VE"/>
        </w:rPr>
        <w:t xml:space="preserve">“3-D”.  </w:t>
      </w:r>
    </w:p>
    <w:p w:rsidR="00406D7A" w:rsidRDefault="00406D7A" w:rsidP="00406D7A">
      <w:pPr>
        <w:rPr>
          <w:lang w:val="es-VE"/>
        </w:rPr>
      </w:pPr>
      <w:r w:rsidRPr="00274538">
        <w:rPr>
          <w:i/>
          <w:lang w:val="es-VE"/>
        </w:rPr>
        <w:t xml:space="preserve">Pregunta 7: </w:t>
      </w:r>
      <w:r w:rsidRPr="00274538">
        <w:rPr>
          <w:lang w:val="es-VE"/>
        </w:rPr>
        <w:t>Mantén presionado el botón izquierdo del mouse y mu</w:t>
      </w:r>
      <w:r>
        <w:rPr>
          <w:lang w:val="es-VE"/>
        </w:rPr>
        <w:t xml:space="preserve">évelo a la izquierda a la derecha para arriba y para abajo. </w:t>
      </w:r>
      <w:r w:rsidRPr="00FF39D1">
        <w:rPr>
          <w:rFonts w:ascii="Arial" w:hAnsi="Arial" w:cs="Arial"/>
          <w:color w:val="222222"/>
          <w:shd w:val="clear" w:color="auto" w:fill="FFFFFF"/>
          <w:lang w:val="es-VE"/>
        </w:rPr>
        <w:t>¿</w:t>
      </w:r>
      <w:r>
        <w:rPr>
          <w:lang w:val="es-VE"/>
        </w:rPr>
        <w:t>Qué pasa</w:t>
      </w:r>
      <w:r w:rsidRPr="00FF39D1">
        <w:rPr>
          <w:lang w:val="es-VE"/>
        </w:rPr>
        <w:t>?</w:t>
      </w:r>
      <w:ins w:id="35" w:author="Marcelo Gallegos" w:date="2019-11-22T02:52:00Z">
        <w:r w:rsidR="005B4C30">
          <w:rPr>
            <w:lang w:val="es-VE"/>
          </w:rPr>
          <w:t xml:space="preserve"> </w:t>
        </w:r>
      </w:ins>
      <w:ins w:id="36" w:author="Marcelo Gallegos" w:date="2019-11-22T02:56:00Z">
        <w:r w:rsidR="005B4C30">
          <w:rPr>
            <w:lang w:val="es-VE"/>
          </w:rPr>
          <w:t>En 3D, s</w:t>
        </w:r>
      </w:ins>
      <w:ins w:id="37" w:author="Marcelo Gallegos" w:date="2019-11-22T02:52:00Z">
        <w:r w:rsidR="005B4C30">
          <w:rPr>
            <w:lang w:val="es-VE"/>
          </w:rPr>
          <w:t>e desplaza el espacio de trabajo desde un punto de perspectiva fijo.</w:t>
        </w:r>
      </w:ins>
    </w:p>
    <w:p w:rsidR="00406D7A" w:rsidRPr="00274538" w:rsidRDefault="00406D7A" w:rsidP="00406D7A">
      <w:pPr>
        <w:rPr>
          <w:lang w:val="es-VE"/>
        </w:rPr>
      </w:pPr>
      <w:r w:rsidRPr="00274538">
        <w:rPr>
          <w:lang w:val="es-VE"/>
        </w:rPr>
        <w:t>_______________________________________________________________________________</w:t>
      </w:r>
    </w:p>
    <w:p w:rsidR="00406D7A" w:rsidRDefault="00406D7A" w:rsidP="00274538">
      <w:pPr>
        <w:rPr>
          <w:lang w:val="es-VE"/>
        </w:rPr>
      </w:pPr>
      <w:r>
        <w:rPr>
          <w:lang w:val="es-VE"/>
        </w:rPr>
        <w:t xml:space="preserve">Pregunta 8: </w:t>
      </w:r>
      <w:r w:rsidRPr="00FF39D1">
        <w:rPr>
          <w:lang w:val="es-VE"/>
        </w:rPr>
        <w:t xml:space="preserve">Mantén presionado el botón </w:t>
      </w:r>
      <w:r>
        <w:rPr>
          <w:lang w:val="es-VE"/>
        </w:rPr>
        <w:t>derecho</w:t>
      </w:r>
      <w:r w:rsidRPr="00FF39D1">
        <w:rPr>
          <w:lang w:val="es-VE"/>
        </w:rPr>
        <w:t xml:space="preserve"> del mouse y mu</w:t>
      </w:r>
      <w:r>
        <w:rPr>
          <w:lang w:val="es-VE"/>
        </w:rPr>
        <w:t xml:space="preserve">évelo a la izquierda a la derecha para arriba y para abajo. </w:t>
      </w:r>
      <w:r w:rsidRPr="00FF39D1">
        <w:rPr>
          <w:rFonts w:ascii="Arial" w:hAnsi="Arial" w:cs="Arial"/>
          <w:color w:val="222222"/>
          <w:shd w:val="clear" w:color="auto" w:fill="FFFFFF"/>
          <w:lang w:val="es-VE"/>
        </w:rPr>
        <w:t>¿</w:t>
      </w:r>
      <w:r>
        <w:rPr>
          <w:lang w:val="es-VE"/>
        </w:rPr>
        <w:t>Qué pasa</w:t>
      </w:r>
      <w:r w:rsidRPr="00FF39D1">
        <w:rPr>
          <w:lang w:val="es-VE"/>
        </w:rPr>
        <w:t>?</w:t>
      </w:r>
      <w:ins w:id="38" w:author="Marcelo Gallegos" w:date="2019-11-22T02:53:00Z">
        <w:r w:rsidR="005B4C30">
          <w:rPr>
            <w:lang w:val="es-VE"/>
          </w:rPr>
          <w:t xml:space="preserve"> </w:t>
        </w:r>
      </w:ins>
      <w:ins w:id="39" w:author="Marcelo Gallegos" w:date="2019-11-22T02:56:00Z">
        <w:r w:rsidR="005B4C30">
          <w:rPr>
            <w:lang w:val="es-VE"/>
          </w:rPr>
          <w:t>En 3D, a</w:t>
        </w:r>
      </w:ins>
      <w:ins w:id="40" w:author="Marcelo Gallegos" w:date="2019-11-22T02:53:00Z">
        <w:r w:rsidR="005B4C30">
          <w:rPr>
            <w:lang w:val="es-VE"/>
          </w:rPr>
          <w:t>l mover el mouse de izquierda a derecha, el espacio de trabajo rota. Al mover el mouse de arriba abajo, se acerca y aleja el espacio de trabajo.</w:t>
        </w:r>
      </w:ins>
    </w:p>
    <w:p w:rsidR="00A0211C" w:rsidRPr="00274538" w:rsidRDefault="008809A0" w:rsidP="00274538">
      <w:pPr>
        <w:rPr>
          <w:lang w:val="es-CL"/>
        </w:rPr>
      </w:pPr>
      <w:r w:rsidRPr="00274538">
        <w:rPr>
          <w:lang w:val="es-CL"/>
        </w:rPr>
        <w:t>_______________________________________________________________________________</w:t>
      </w:r>
    </w:p>
    <w:p w:rsidR="00A0211C" w:rsidRDefault="00A0211C" w:rsidP="00274538">
      <w:pPr>
        <w:rPr>
          <w:lang w:val="es-VE"/>
        </w:rPr>
      </w:pPr>
      <w:r w:rsidRPr="00274538">
        <w:rPr>
          <w:b/>
          <w:i/>
          <w:lang w:val="es-VE"/>
        </w:rPr>
        <w:t>Paso 11:</w:t>
      </w:r>
      <w:r w:rsidRPr="00274538">
        <w:rPr>
          <w:lang w:val="es-VE"/>
        </w:rPr>
        <w:t xml:space="preserve"> </w:t>
      </w:r>
      <w:r w:rsidR="00406D7A" w:rsidRPr="00274538">
        <w:rPr>
          <w:lang w:val="es-VE"/>
        </w:rPr>
        <w:t xml:space="preserve">Cambia entre </w:t>
      </w:r>
      <w:r w:rsidR="008809A0" w:rsidRPr="00274538">
        <w:rPr>
          <w:lang w:val="es-VE"/>
        </w:rPr>
        <w:t>2-D</w:t>
      </w:r>
      <w:r w:rsidR="008809A0">
        <w:fldChar w:fldCharType="begin"/>
      </w:r>
      <w:r w:rsidR="008809A0" w:rsidRPr="00274538">
        <w:rPr>
          <w:lang w:val="es-VE"/>
        </w:rPr>
        <w:instrText xml:space="preserve"> XE "View:2-D" </w:instrText>
      </w:r>
      <w:r w:rsidR="008809A0">
        <w:fldChar w:fldCharType="end"/>
      </w:r>
      <w:r w:rsidR="008809A0" w:rsidRPr="00274538">
        <w:rPr>
          <w:lang w:val="es-VE"/>
        </w:rPr>
        <w:t xml:space="preserve"> </w:t>
      </w:r>
      <w:r w:rsidR="00406D7A" w:rsidRPr="00274538">
        <w:rPr>
          <w:lang w:val="es-VE"/>
        </w:rPr>
        <w:t xml:space="preserve">y </w:t>
      </w:r>
      <w:r w:rsidR="008809A0" w:rsidRPr="00274538">
        <w:rPr>
          <w:lang w:val="es-VE"/>
        </w:rPr>
        <w:t>3-D</w:t>
      </w:r>
      <w:r w:rsidR="008809A0">
        <w:fldChar w:fldCharType="begin"/>
      </w:r>
      <w:r w:rsidR="008809A0" w:rsidRPr="00274538">
        <w:rPr>
          <w:lang w:val="es-VE"/>
        </w:rPr>
        <w:instrText xml:space="preserve"> XE "View:3-D" </w:instrText>
      </w:r>
      <w:r w:rsidR="008809A0">
        <w:fldChar w:fldCharType="end"/>
      </w:r>
      <w:r w:rsidR="008809A0" w:rsidRPr="00274538">
        <w:rPr>
          <w:lang w:val="es-VE"/>
        </w:rPr>
        <w:t xml:space="preserve"> </w:t>
      </w:r>
      <w:r w:rsidR="00406D7A" w:rsidRPr="00274538">
        <w:rPr>
          <w:lang w:val="es-VE"/>
        </w:rPr>
        <w:t>utilizando</w:t>
      </w:r>
      <w:r w:rsidR="00406D7A">
        <w:rPr>
          <w:lang w:val="es-VE"/>
        </w:rPr>
        <w:t xml:space="preserve"> las</w:t>
      </w:r>
      <w:r w:rsidR="00406D7A" w:rsidRPr="00274538">
        <w:rPr>
          <w:lang w:val="es-VE"/>
        </w:rPr>
        <w:t xml:space="preserve"> </w:t>
      </w:r>
      <w:r w:rsidR="00406D7A" w:rsidRPr="00FF39D1">
        <w:rPr>
          <w:lang w:val="es-VE"/>
        </w:rPr>
        <w:t>“</w:t>
      </w:r>
      <w:proofErr w:type="spellStart"/>
      <w:r w:rsidR="00406D7A" w:rsidRPr="00FF39D1">
        <w:rPr>
          <w:lang w:val="es-VE"/>
        </w:rPr>
        <w:t>hotkeys</w:t>
      </w:r>
      <w:proofErr w:type="spellEnd"/>
      <w:r w:rsidR="00406D7A" w:rsidRPr="00FF39D1">
        <w:rPr>
          <w:lang w:val="es-VE"/>
        </w:rPr>
        <w:t>”</w:t>
      </w:r>
      <w:r w:rsidR="008809A0" w:rsidRPr="00274538">
        <w:rPr>
          <w:lang w:val="es-VE"/>
        </w:rPr>
        <w:t xml:space="preserve"> </w:t>
      </w:r>
      <w:r w:rsidR="00406D7A">
        <w:rPr>
          <w:lang w:val="es-VE"/>
        </w:rPr>
        <w:t>(combinación de la techa Windows + tecla a elegir</w:t>
      </w:r>
      <w:r>
        <w:rPr>
          <w:lang w:val="es-VE"/>
        </w:rPr>
        <w:t xml:space="preserve">) </w:t>
      </w:r>
      <w:r w:rsidR="008809A0" w:rsidRPr="00274538">
        <w:rPr>
          <w:lang w:val="es-VE"/>
        </w:rPr>
        <w:t xml:space="preserve">“2” </w:t>
      </w:r>
      <w:r w:rsidR="00406D7A">
        <w:rPr>
          <w:lang w:val="es-VE"/>
        </w:rPr>
        <w:t>y</w:t>
      </w:r>
      <w:r w:rsidR="00406D7A" w:rsidRPr="00274538">
        <w:rPr>
          <w:lang w:val="es-VE"/>
        </w:rPr>
        <w:t xml:space="preserve"> </w:t>
      </w:r>
      <w:r w:rsidR="008809A0" w:rsidRPr="00274538">
        <w:rPr>
          <w:lang w:val="es-VE"/>
        </w:rPr>
        <w:t>“3”</w:t>
      </w:r>
      <w:r w:rsidR="00406D7A">
        <w:rPr>
          <w:lang w:val="es-VE"/>
        </w:rPr>
        <w:t>.</w:t>
      </w:r>
    </w:p>
    <w:p w:rsidR="00A0211C" w:rsidRDefault="00A0211C" w:rsidP="00274538">
      <w:pPr>
        <w:rPr>
          <w:lang w:val="es-VE"/>
        </w:rPr>
      </w:pPr>
      <w:r w:rsidRPr="00274538">
        <w:rPr>
          <w:i/>
          <w:lang w:val="es-VE"/>
        </w:rPr>
        <w:t>Pregunta 9:</w:t>
      </w:r>
      <w:r>
        <w:rPr>
          <w:lang w:val="es-VE"/>
        </w:rPr>
        <w:t xml:space="preserve"> </w:t>
      </w:r>
      <w:r w:rsidRPr="00FF39D1">
        <w:rPr>
          <w:rFonts w:ascii="Arial" w:hAnsi="Arial" w:cs="Arial"/>
          <w:color w:val="222222"/>
          <w:shd w:val="clear" w:color="auto" w:fill="FFFFFF"/>
          <w:lang w:val="es-VE"/>
        </w:rPr>
        <w:t>¿</w:t>
      </w:r>
      <w:r>
        <w:rPr>
          <w:lang w:val="es-VE"/>
        </w:rPr>
        <w:t>Qué pasa en el ambiente 2-D cuando se m</w:t>
      </w:r>
      <w:r w:rsidRPr="00FF39D1">
        <w:rPr>
          <w:lang w:val="es-VE"/>
        </w:rPr>
        <w:t>ant</w:t>
      </w:r>
      <w:r>
        <w:rPr>
          <w:lang w:val="es-VE"/>
        </w:rPr>
        <w:t>iene</w:t>
      </w:r>
      <w:r w:rsidRPr="00FF39D1">
        <w:rPr>
          <w:lang w:val="es-VE"/>
        </w:rPr>
        <w:t xml:space="preserve"> presionado el botón izquierdo del mouse y </w:t>
      </w:r>
      <w:r>
        <w:rPr>
          <w:lang w:val="es-VE"/>
        </w:rPr>
        <w:t xml:space="preserve">se </w:t>
      </w:r>
      <w:r w:rsidRPr="00FF39D1">
        <w:rPr>
          <w:lang w:val="es-VE"/>
        </w:rPr>
        <w:t>mu</w:t>
      </w:r>
      <w:r>
        <w:rPr>
          <w:lang w:val="es-VE"/>
        </w:rPr>
        <w:t>eve a la izquierda a la derecha para arriba y para abajo?</w:t>
      </w:r>
      <w:ins w:id="41" w:author="Marcelo Gallegos" w:date="2019-11-22T02:31:00Z">
        <w:r w:rsidR="00F63E30">
          <w:rPr>
            <w:lang w:val="es-VE"/>
          </w:rPr>
          <w:t xml:space="preserve"> </w:t>
        </w:r>
      </w:ins>
      <w:ins w:id="42" w:author="Marcelo Gallegos" w:date="2019-11-22T02:56:00Z">
        <w:r w:rsidR="005B4C30">
          <w:rPr>
            <w:lang w:val="es-VE"/>
          </w:rPr>
          <w:t>En 2D, s</w:t>
        </w:r>
      </w:ins>
      <w:ins w:id="43" w:author="Marcelo Gallegos" w:date="2019-11-22T02:31:00Z">
        <w:r w:rsidR="00F63E30">
          <w:rPr>
            <w:lang w:val="es-VE"/>
          </w:rPr>
          <w:t>e desplaza horizontal y verticalmente el plano de trabajo.</w:t>
        </w:r>
      </w:ins>
    </w:p>
    <w:p w:rsidR="00A0211C" w:rsidRDefault="00A0211C" w:rsidP="00274538">
      <w:pPr>
        <w:rPr>
          <w:lang w:val="es-VE"/>
        </w:rPr>
      </w:pPr>
      <w:r w:rsidRPr="00274538">
        <w:rPr>
          <w:lang w:val="es-CL"/>
        </w:rPr>
        <w:t>_______________________________________________________________________________</w:t>
      </w:r>
    </w:p>
    <w:p w:rsidR="00A0211C" w:rsidRPr="00FF39D1" w:rsidRDefault="00A0211C" w:rsidP="00A0211C">
      <w:pPr>
        <w:rPr>
          <w:lang w:val="es-VE"/>
        </w:rPr>
      </w:pPr>
      <w:r>
        <w:rPr>
          <w:i/>
          <w:lang w:val="es-VE"/>
        </w:rPr>
        <w:t>Pregunta 10</w:t>
      </w:r>
      <w:r w:rsidRPr="00FF39D1">
        <w:rPr>
          <w:i/>
          <w:lang w:val="es-VE"/>
        </w:rPr>
        <w:t>:</w:t>
      </w:r>
      <w:r>
        <w:rPr>
          <w:lang w:val="es-VE"/>
        </w:rPr>
        <w:t xml:space="preserve"> </w:t>
      </w:r>
      <w:r w:rsidRPr="00FF39D1">
        <w:rPr>
          <w:rFonts w:ascii="Arial" w:hAnsi="Arial" w:cs="Arial"/>
          <w:color w:val="222222"/>
          <w:shd w:val="clear" w:color="auto" w:fill="FFFFFF"/>
          <w:lang w:val="es-VE"/>
        </w:rPr>
        <w:t>¿</w:t>
      </w:r>
      <w:r>
        <w:rPr>
          <w:lang w:val="es-VE"/>
        </w:rPr>
        <w:t xml:space="preserve">Qué pasa en el ambiente </w:t>
      </w:r>
      <w:ins w:id="44" w:author="Postgrado" w:date="2016-09-21T14:35:00Z">
        <w:r w:rsidR="00BC79A4">
          <w:rPr>
            <w:lang w:val="es-VE"/>
          </w:rPr>
          <w:t>3</w:t>
        </w:r>
      </w:ins>
      <w:del w:id="45" w:author="Postgrado" w:date="2016-09-21T14:35:00Z">
        <w:r w:rsidDel="00BC79A4">
          <w:rPr>
            <w:lang w:val="es-VE"/>
          </w:rPr>
          <w:delText>2</w:delText>
        </w:r>
      </w:del>
      <w:r>
        <w:rPr>
          <w:lang w:val="es-VE"/>
        </w:rPr>
        <w:t>-D cuando se m</w:t>
      </w:r>
      <w:r w:rsidRPr="00FF39D1">
        <w:rPr>
          <w:lang w:val="es-VE"/>
        </w:rPr>
        <w:t>ant</w:t>
      </w:r>
      <w:r>
        <w:rPr>
          <w:lang w:val="es-VE"/>
        </w:rPr>
        <w:t>iene</w:t>
      </w:r>
      <w:r w:rsidRPr="00FF39D1">
        <w:rPr>
          <w:lang w:val="es-VE"/>
        </w:rPr>
        <w:t xml:space="preserve"> presionado el botón </w:t>
      </w:r>
      <w:r>
        <w:rPr>
          <w:lang w:val="es-VE"/>
        </w:rPr>
        <w:t>derecho</w:t>
      </w:r>
      <w:r w:rsidRPr="00FF39D1">
        <w:rPr>
          <w:lang w:val="es-VE"/>
        </w:rPr>
        <w:t xml:space="preserve"> del mouse y </w:t>
      </w:r>
      <w:r>
        <w:rPr>
          <w:lang w:val="es-VE"/>
        </w:rPr>
        <w:t xml:space="preserve">se </w:t>
      </w:r>
      <w:r w:rsidRPr="00FF39D1">
        <w:rPr>
          <w:lang w:val="es-VE"/>
        </w:rPr>
        <w:t>mu</w:t>
      </w:r>
      <w:r>
        <w:rPr>
          <w:lang w:val="es-VE"/>
        </w:rPr>
        <w:t>eve a la izquierda a la derecha para arriba y para abajo?</w:t>
      </w:r>
      <w:ins w:id="46" w:author="Marcelo Gallegos" w:date="2019-11-22T02:32:00Z">
        <w:r w:rsidR="00F63E30">
          <w:rPr>
            <w:lang w:val="es-VE"/>
          </w:rPr>
          <w:t xml:space="preserve"> </w:t>
        </w:r>
      </w:ins>
      <w:ins w:id="47" w:author="Marcelo Gallegos" w:date="2019-11-22T02:56:00Z">
        <w:r w:rsidR="005B4C30">
          <w:rPr>
            <w:lang w:val="es-VE"/>
          </w:rPr>
          <w:t xml:space="preserve">En 2D, </w:t>
        </w:r>
      </w:ins>
      <w:ins w:id="48" w:author="Marcelo Gallegos" w:date="2019-11-22T02:57:00Z">
        <w:r w:rsidR="005B4C30">
          <w:rPr>
            <w:lang w:val="es-VE"/>
          </w:rPr>
          <w:t>se aleja y acerca el plano de trabajo.</w:t>
        </w:r>
      </w:ins>
    </w:p>
    <w:p w:rsidR="00A0211C" w:rsidRPr="00274538" w:rsidRDefault="00A0211C" w:rsidP="00274538">
      <w:pPr>
        <w:rPr>
          <w:lang w:val="es-VE"/>
        </w:rPr>
      </w:pPr>
      <w:r w:rsidRPr="00274538">
        <w:rPr>
          <w:lang w:val="es-CL"/>
        </w:rPr>
        <w:t>_______________________________________________________________________________</w:t>
      </w:r>
    </w:p>
    <w:p w:rsidR="00074BD2" w:rsidRDefault="00A0211C" w:rsidP="00274538">
      <w:pPr>
        <w:rPr>
          <w:lang w:val="es-VE"/>
        </w:rPr>
      </w:pPr>
      <w:r w:rsidRPr="00274538">
        <w:rPr>
          <w:b/>
          <w:i/>
          <w:lang w:val="es-VE"/>
        </w:rPr>
        <w:t>Paso 12:</w:t>
      </w:r>
      <w:r w:rsidRPr="00274538">
        <w:rPr>
          <w:lang w:val="es-VE"/>
        </w:rPr>
        <w:t xml:space="preserve"> Experimenta el ambiente 2-D y 3-D </w:t>
      </w:r>
      <w:r>
        <w:rPr>
          <w:lang w:val="es-VE"/>
        </w:rPr>
        <w:t xml:space="preserve">moviendo las estaciones y cambiando el diseño del modelo. Cambia el </w:t>
      </w:r>
      <w:proofErr w:type="spellStart"/>
      <w:r w:rsidR="00074BD2" w:rsidRPr="00274538">
        <w:rPr>
          <w:i/>
          <w:lang w:val="es-VE"/>
        </w:rPr>
        <w:t>travel</w:t>
      </w:r>
      <w:proofErr w:type="spellEnd"/>
      <w:r w:rsidR="00074BD2" w:rsidRPr="00274538">
        <w:rPr>
          <w:i/>
          <w:lang w:val="es-VE"/>
        </w:rPr>
        <w:t xml:space="preserve"> time</w:t>
      </w:r>
      <w:r w:rsidR="00074BD2">
        <w:rPr>
          <w:lang w:val="es-VE"/>
        </w:rPr>
        <w:t xml:space="preserve"> de la estación </w:t>
      </w:r>
      <w:proofErr w:type="spellStart"/>
      <w:r w:rsidR="00074BD2" w:rsidRPr="00274538">
        <w:rPr>
          <w:rStyle w:val="JROurNamesChar"/>
          <w:lang w:val="es-VE"/>
        </w:rPr>
        <w:t>SrvGetIceCream</w:t>
      </w:r>
      <w:proofErr w:type="spellEnd"/>
      <w:r w:rsidR="00074BD2">
        <w:rPr>
          <w:lang w:val="es-VE"/>
        </w:rPr>
        <w:t xml:space="preserve"> a 50 segundos para observar otro tipo de cambio. </w:t>
      </w:r>
    </w:p>
    <w:p w:rsidR="00074BD2" w:rsidRDefault="00074BD2" w:rsidP="00274538">
      <w:pPr>
        <w:rPr>
          <w:lang w:val="es-VE"/>
        </w:rPr>
      </w:pPr>
    </w:p>
    <w:p w:rsidR="00074BD2" w:rsidRDefault="00074BD2" w:rsidP="00274538">
      <w:pPr>
        <w:rPr>
          <w:lang w:val="es-VE"/>
        </w:rPr>
      </w:pPr>
    </w:p>
    <w:p w:rsidR="00074BD2" w:rsidRDefault="00074BD2" w:rsidP="00274538">
      <w:pPr>
        <w:rPr>
          <w:lang w:val="es-VE"/>
        </w:rPr>
      </w:pPr>
    </w:p>
    <w:p w:rsidR="008809A0" w:rsidRPr="00274538" w:rsidRDefault="00074BD2" w:rsidP="00274538">
      <w:pPr>
        <w:rPr>
          <w:lang w:val="es-VE"/>
        </w:rPr>
      </w:pPr>
      <w:r w:rsidRPr="00274538">
        <w:rPr>
          <w:b/>
          <w:sz w:val="24"/>
          <w:szCs w:val="24"/>
          <w:lang w:val="es-VE"/>
        </w:rPr>
        <w:t>Parte 1.3:</w:t>
      </w:r>
      <w:r w:rsidR="00CE3F02" w:rsidRPr="00274538">
        <w:rPr>
          <w:b/>
          <w:sz w:val="24"/>
          <w:szCs w:val="24"/>
          <w:lang w:val="es-VE"/>
        </w:rPr>
        <w:t xml:space="preserve"> Mejorando la Animación </w:t>
      </w:r>
    </w:p>
    <w:p w:rsidR="00B17D00" w:rsidRDefault="00B17D00" w:rsidP="00E12A9A">
      <w:pPr>
        <w:pStyle w:val="JRPart"/>
        <w:rPr>
          <w:lang w:val="es-VE"/>
        </w:rPr>
      </w:pPr>
      <w:r>
        <w:rPr>
          <w:lang w:val="es-VE"/>
        </w:rPr>
        <w:t>La animació</w:t>
      </w:r>
      <w:r w:rsidRPr="00274538">
        <w:rPr>
          <w:lang w:val="es-VE"/>
        </w:rPr>
        <w:t xml:space="preserve">n </w:t>
      </w:r>
      <w:r>
        <w:rPr>
          <w:lang w:val="es-VE"/>
        </w:rPr>
        <w:t>suele ser</w:t>
      </w:r>
      <w:r w:rsidRPr="00274538">
        <w:rPr>
          <w:lang w:val="es-VE"/>
        </w:rPr>
        <w:t xml:space="preserve"> lo primero que llama la atenci</w:t>
      </w:r>
      <w:r>
        <w:rPr>
          <w:lang w:val="es-VE"/>
        </w:rPr>
        <w:t>ón a la gente cuando ven un modelo. Un modelo 3-D de SIMIO, a pesar que puede tomar tiempo y trabajo, traerá mucha atención una vez que esté listo. En esta sección te daremos algunas instrucciones sobre cómo crear la animación que aparece en la Figura 2.6.</w:t>
      </w:r>
    </w:p>
    <w:p w:rsidR="00B17D00" w:rsidRDefault="00B17D00" w:rsidP="00E12A9A">
      <w:pPr>
        <w:pStyle w:val="JRPart"/>
        <w:rPr>
          <w:lang w:val="es-VE"/>
        </w:rPr>
      </w:pPr>
    </w:p>
    <w:p w:rsidR="008809A0" w:rsidRDefault="008809A0" w:rsidP="001F21CC">
      <w:pPr>
        <w:pStyle w:val="JRFigure"/>
      </w:pPr>
      <w:r>
        <w:rPr>
          <w:noProof/>
          <w:lang w:val="es-CL" w:eastAsia="es-CL"/>
        </w:rPr>
        <w:drawing>
          <wp:inline distT="0" distB="0" distL="0" distR="0" wp14:anchorId="770C21E8" wp14:editId="277DB87E">
            <wp:extent cx="5648970" cy="3968115"/>
            <wp:effectExtent l="0" t="0" r="8890" b="0"/>
            <wp:docPr id="58749" name="Picture 58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4169" cy="3971767"/>
                    </a:xfrm>
                    <a:prstGeom prst="rect">
                      <a:avLst/>
                    </a:prstGeom>
                  </pic:spPr>
                </pic:pic>
              </a:graphicData>
            </a:graphic>
          </wp:inline>
        </w:drawing>
      </w:r>
    </w:p>
    <w:p w:rsidR="008809A0" w:rsidRPr="00274538" w:rsidRDefault="008809A0" w:rsidP="001F21CC">
      <w:pPr>
        <w:pStyle w:val="Descripcin"/>
        <w:rPr>
          <w:lang w:val="es-CL"/>
        </w:rPr>
      </w:pPr>
      <w:bookmarkStart w:id="49" w:name="_Ref266731699"/>
      <w:bookmarkStart w:id="50" w:name="_Ref303024003"/>
      <w:r w:rsidRPr="00274538">
        <w:rPr>
          <w:lang w:val="es-CL"/>
        </w:rPr>
        <w:t>Figur</w:t>
      </w:r>
      <w:r w:rsidR="00B17D00" w:rsidRPr="00274538">
        <w:rPr>
          <w:lang w:val="es-CL"/>
        </w:rPr>
        <w:t>a</w:t>
      </w:r>
      <w:r w:rsidRPr="00274538">
        <w:rPr>
          <w:lang w:val="es-CL"/>
        </w:rPr>
        <w:t xml:space="preserve"> </w:t>
      </w:r>
      <w:r w:rsidR="00B71618">
        <w:fldChar w:fldCharType="begin"/>
      </w:r>
      <w:r w:rsidR="00B71618" w:rsidRPr="00274538">
        <w:rPr>
          <w:lang w:val="es-CL"/>
        </w:rPr>
        <w:instrText xml:space="preserve"> STYLEREF 1 \s </w:instrText>
      </w:r>
      <w:r w:rsidR="00B71618">
        <w:fldChar w:fldCharType="separate"/>
      </w:r>
      <w:r w:rsidR="008F0C19">
        <w:rPr>
          <w:noProof/>
          <w:lang w:val="es-CL"/>
        </w:rPr>
        <w:t>0</w:t>
      </w:r>
      <w:r w:rsidR="00B71618">
        <w:rPr>
          <w:noProof/>
        </w:rPr>
        <w:fldChar w:fldCharType="end"/>
      </w:r>
      <w:r w:rsidRPr="00274538">
        <w:rPr>
          <w:lang w:val="es-CL"/>
        </w:rPr>
        <w:t>.</w:t>
      </w:r>
      <w:r w:rsidR="00B71618">
        <w:fldChar w:fldCharType="begin"/>
      </w:r>
      <w:r w:rsidR="00B71618" w:rsidRPr="00274538">
        <w:rPr>
          <w:lang w:val="es-CL"/>
        </w:rPr>
        <w:instrText xml:space="preserve"> SEQ Figure \* ARABIC \s 1 </w:instrText>
      </w:r>
      <w:r w:rsidR="00B71618">
        <w:fldChar w:fldCharType="separate"/>
      </w:r>
      <w:r w:rsidR="008F0C19">
        <w:rPr>
          <w:noProof/>
          <w:lang w:val="es-CL"/>
        </w:rPr>
        <w:t>6</w:t>
      </w:r>
      <w:r w:rsidR="00B71618">
        <w:rPr>
          <w:noProof/>
        </w:rPr>
        <w:fldChar w:fldCharType="end"/>
      </w:r>
      <w:bookmarkEnd w:id="49"/>
      <w:r w:rsidRPr="00274538">
        <w:rPr>
          <w:lang w:val="es-CL"/>
        </w:rPr>
        <w:t xml:space="preserve">: </w:t>
      </w:r>
      <w:r w:rsidR="00B17D00" w:rsidRPr="00274538">
        <w:rPr>
          <w:lang w:val="es-CL"/>
        </w:rPr>
        <w:t xml:space="preserve">La </w:t>
      </w:r>
      <w:r w:rsidRPr="00274538">
        <w:rPr>
          <w:lang w:val="es-CL"/>
        </w:rPr>
        <w:t>Anima</w:t>
      </w:r>
      <w:r w:rsidR="00B17D00" w:rsidRPr="00274538">
        <w:rPr>
          <w:lang w:val="es-CL"/>
        </w:rPr>
        <w:t>ció</w:t>
      </w:r>
      <w:r w:rsidRPr="00274538">
        <w:rPr>
          <w:lang w:val="es-CL"/>
        </w:rPr>
        <w:t>n</w:t>
      </w:r>
      <w:bookmarkEnd w:id="50"/>
    </w:p>
    <w:p w:rsidR="00B17D00" w:rsidRPr="00274538" w:rsidRDefault="00B17D00" w:rsidP="00274538">
      <w:pPr>
        <w:rPr>
          <w:lang w:val="es-CL"/>
        </w:rPr>
      </w:pPr>
    </w:p>
    <w:p w:rsidR="00B17D00" w:rsidRDefault="00B17D00" w:rsidP="00274538">
      <w:pPr>
        <w:rPr>
          <w:lang w:val="es-VE"/>
        </w:rPr>
      </w:pPr>
      <w:r w:rsidRPr="00274538">
        <w:rPr>
          <w:b/>
          <w:i/>
          <w:lang w:val="es-VE"/>
        </w:rPr>
        <w:t>Paso 1:</w:t>
      </w:r>
      <w:r w:rsidRPr="00274538">
        <w:rPr>
          <w:lang w:val="es-VE"/>
        </w:rPr>
        <w:t xml:space="preserve"> </w:t>
      </w:r>
      <w:r w:rsidR="00CD164D" w:rsidRPr="00274538">
        <w:rPr>
          <w:lang w:val="es-VE"/>
        </w:rPr>
        <w:t>Haz que los client</w:t>
      </w:r>
      <w:r w:rsidR="00CD164D">
        <w:rPr>
          <w:lang w:val="es-VE"/>
        </w:rPr>
        <w:t>e</w:t>
      </w:r>
      <w:r w:rsidR="00CD164D" w:rsidRPr="00274538">
        <w:rPr>
          <w:lang w:val="es-VE"/>
        </w:rPr>
        <w:t>s de la helader</w:t>
      </w:r>
      <w:r w:rsidR="00CD164D">
        <w:rPr>
          <w:lang w:val="es-VE"/>
        </w:rPr>
        <w:t xml:space="preserve">ía se vean como personas en vez de triángulos. Selecciona la entidad </w:t>
      </w:r>
      <w:proofErr w:type="spellStart"/>
      <w:r w:rsidR="00CD164D" w:rsidRPr="00274538">
        <w:rPr>
          <w:b/>
          <w:lang w:val="es-VE"/>
        </w:rPr>
        <w:t>EntCustomer</w:t>
      </w:r>
      <w:proofErr w:type="spellEnd"/>
      <w:r w:rsidR="00CD164D" w:rsidRPr="00274538">
        <w:rPr>
          <w:b/>
          <w:lang w:val="es-VE"/>
        </w:rPr>
        <w:t xml:space="preserve"> </w:t>
      </w:r>
      <w:r w:rsidR="00CD164D" w:rsidRPr="00274538">
        <w:rPr>
          <w:lang w:val="es-VE"/>
        </w:rPr>
        <w:t xml:space="preserve">(el triángulo verde) y bajo la </w:t>
      </w:r>
      <w:r w:rsidR="00CD164D">
        <w:rPr>
          <w:lang w:val="es-VE"/>
        </w:rPr>
        <w:t xml:space="preserve">sección </w:t>
      </w:r>
      <w:proofErr w:type="spellStart"/>
      <w:r w:rsidR="00CD164D" w:rsidRPr="00274538">
        <w:rPr>
          <w:i/>
          <w:lang w:val="es-VE"/>
        </w:rPr>
        <w:t>Symbol</w:t>
      </w:r>
      <w:r w:rsidR="00CD164D" w:rsidRPr="00274538">
        <w:rPr>
          <w:lang w:val="es-VE"/>
        </w:rPr>
        <w:t>→</w:t>
      </w:r>
      <w:r w:rsidR="00CD164D" w:rsidRPr="00274538">
        <w:rPr>
          <w:i/>
          <w:lang w:val="es-VE"/>
        </w:rPr>
        <w:t>Project</w:t>
      </w:r>
      <w:proofErr w:type="spellEnd"/>
      <w:r w:rsidR="00CD164D" w:rsidRPr="00274538">
        <w:rPr>
          <w:i/>
          <w:lang w:val="es-VE"/>
        </w:rPr>
        <w:t xml:space="preserve"> Symbols</w:t>
      </w:r>
      <w:r w:rsidR="00CD164D">
        <w:rPr>
          <w:lang w:val="es-VE"/>
        </w:rPr>
        <w:t xml:space="preserve"> selecciona una persona del </w:t>
      </w:r>
      <w:r w:rsidR="00CD164D" w:rsidRPr="00274538">
        <w:rPr>
          <w:lang w:val="es-VE"/>
        </w:rPr>
        <w:t>“Library\People\</w:t>
      </w:r>
      <w:proofErr w:type="spellStart"/>
      <w:r w:rsidR="00CD164D" w:rsidRPr="00274538">
        <w:rPr>
          <w:lang w:val="es-VE"/>
        </w:rPr>
        <w:t>Animated</w:t>
      </w:r>
      <w:proofErr w:type="spellEnd"/>
      <w:r w:rsidR="00CD164D" w:rsidRPr="00274538">
        <w:rPr>
          <w:lang w:val="es-VE"/>
        </w:rPr>
        <w:t>”</w:t>
      </w:r>
      <w:r w:rsidR="00CD164D">
        <w:rPr>
          <w:lang w:val="es-VE"/>
        </w:rPr>
        <w:t xml:space="preserve"> y haz clic en este para sustituir el triángulo. Observa la imagen en 3-D y amplíala tirando hacia afuera uno de los extremos</w:t>
      </w:r>
      <w:ins w:id="51" w:author="Postgrado" w:date="2016-09-21T14:51:00Z">
        <w:r w:rsidR="00984BA7">
          <w:rPr>
            <w:lang w:val="es-VE"/>
          </w:rPr>
          <w:t xml:space="preserve"> (utiliza la vista 2D)</w:t>
        </w:r>
      </w:ins>
      <w:r w:rsidR="00CD164D">
        <w:rPr>
          <w:lang w:val="es-VE"/>
        </w:rPr>
        <w:t xml:space="preserve">. Corre la simulación. Probablemente quieras cambiar la perspectiva a 3-D, tal como se describió anteriormente. </w:t>
      </w:r>
    </w:p>
    <w:p w:rsidR="005B4C30" w:rsidRDefault="00CD164D" w:rsidP="00274538">
      <w:pPr>
        <w:rPr>
          <w:lang w:val="es-VE"/>
        </w:rPr>
      </w:pPr>
      <w:r w:rsidRPr="00274538">
        <w:rPr>
          <w:i/>
          <w:lang w:val="es-VE"/>
        </w:rPr>
        <w:t>Pregunta 1:</w:t>
      </w:r>
      <w:r>
        <w:rPr>
          <w:lang w:val="es-VE"/>
        </w:rPr>
        <w:t xml:space="preserve"> </w:t>
      </w:r>
      <w:r w:rsidRPr="00FF39D1">
        <w:rPr>
          <w:rFonts w:ascii="Arial" w:hAnsi="Arial" w:cs="Arial"/>
          <w:color w:val="222222"/>
          <w:shd w:val="clear" w:color="auto" w:fill="FFFFFF"/>
          <w:lang w:val="es-VE"/>
        </w:rPr>
        <w:t>¿</w:t>
      </w:r>
      <w:r>
        <w:rPr>
          <w:lang w:val="es-VE"/>
        </w:rPr>
        <w:t>Qué pasa</w:t>
      </w:r>
      <w:r w:rsidR="00D91CA8">
        <w:rPr>
          <w:lang w:val="es-VE"/>
        </w:rPr>
        <w:t xml:space="preserve"> con la gente animada en las colas cuando corre el modelo de simulación</w:t>
      </w:r>
      <w:r w:rsidRPr="00FF39D1">
        <w:rPr>
          <w:lang w:val="es-VE"/>
        </w:rPr>
        <w:t>?</w:t>
      </w:r>
      <w:ins w:id="52" w:author="Marcelo Gallegos" w:date="2019-11-22T02:58:00Z">
        <w:r w:rsidR="005B4C30">
          <w:rPr>
            <w:lang w:val="es-VE"/>
          </w:rPr>
          <w:t xml:space="preserve"> Se agrupan siguiendo la dirección indicada, y esperan</w:t>
        </w:r>
      </w:ins>
      <w:ins w:id="53" w:author="Marcelo Gallegos" w:date="2019-11-22T02:59:00Z">
        <w:r w:rsidR="005B4C30">
          <w:rPr>
            <w:lang w:val="es-VE"/>
          </w:rPr>
          <w:t>.</w:t>
        </w:r>
      </w:ins>
    </w:p>
    <w:p w:rsidR="00D91CA8" w:rsidRDefault="00D91CA8" w:rsidP="00274538">
      <w:pPr>
        <w:rPr>
          <w:lang w:val="es-VE"/>
        </w:rPr>
      </w:pPr>
      <w:r w:rsidRPr="00274538">
        <w:rPr>
          <w:lang w:val="es-CL"/>
        </w:rPr>
        <w:t>_______________________________________________________________________________</w:t>
      </w:r>
    </w:p>
    <w:p w:rsidR="00D91CA8" w:rsidRDefault="00D91CA8" w:rsidP="00274538">
      <w:pPr>
        <w:rPr>
          <w:lang w:val="es-VE"/>
        </w:rPr>
      </w:pPr>
      <w:r w:rsidRPr="00274538">
        <w:rPr>
          <w:b/>
          <w:i/>
          <w:lang w:val="es-VE"/>
        </w:rPr>
        <w:t>Paso 2:</w:t>
      </w:r>
      <w:r>
        <w:rPr>
          <w:lang w:val="es-VE"/>
        </w:rPr>
        <w:t xml:space="preserve"> C</w:t>
      </w:r>
      <w:r w:rsidRPr="00274538">
        <w:rPr>
          <w:lang w:val="es-VE"/>
        </w:rPr>
        <w:t>ambia lo que sucede cuando la gente animada se e</w:t>
      </w:r>
      <w:r>
        <w:rPr>
          <w:lang w:val="es-VE"/>
        </w:rPr>
        <w:t>n</w:t>
      </w:r>
      <w:r w:rsidRPr="00274538">
        <w:rPr>
          <w:lang w:val="es-VE"/>
        </w:rPr>
        <w:t>cuentra esperando haciend</w:t>
      </w:r>
      <w:ins w:id="54" w:author="Postgrado" w:date="2016-09-21T14:47:00Z">
        <w:r w:rsidR="00BC79A4">
          <w:rPr>
            <w:lang w:val="es-VE"/>
          </w:rPr>
          <w:t>o</w:t>
        </w:r>
      </w:ins>
      <w:del w:id="55" w:author="Postgrado" w:date="2016-09-21T14:47:00Z">
        <w:r w:rsidRPr="00274538" w:rsidDel="00BC79A4">
          <w:rPr>
            <w:lang w:val="es-VE"/>
          </w:rPr>
          <w:delText>a</w:delText>
        </w:r>
      </w:del>
      <w:r w:rsidRPr="00274538">
        <w:rPr>
          <w:lang w:val="es-VE"/>
        </w:rPr>
        <w:t xml:space="preserve"> </w:t>
      </w:r>
      <w:r>
        <w:rPr>
          <w:lang w:val="es-VE"/>
        </w:rPr>
        <w:t xml:space="preserve">clic en el </w:t>
      </w:r>
      <w:proofErr w:type="spellStart"/>
      <w:r w:rsidRPr="00274538">
        <w:rPr>
          <w:b/>
          <w:lang w:val="es-VE"/>
        </w:rPr>
        <w:t>EntCustomer</w:t>
      </w:r>
      <w:proofErr w:type="spellEnd"/>
      <w:r>
        <w:rPr>
          <w:b/>
          <w:lang w:val="es-VE"/>
        </w:rPr>
        <w:t xml:space="preserve"> </w:t>
      </w:r>
      <w:r w:rsidRPr="00274538">
        <w:rPr>
          <w:lang w:val="es-VE"/>
        </w:rPr>
        <w:t>y expande</w:t>
      </w:r>
      <w:r>
        <w:rPr>
          <w:b/>
          <w:lang w:val="es-VE"/>
        </w:rPr>
        <w:t xml:space="preserve"> </w:t>
      </w:r>
      <w:r>
        <w:rPr>
          <w:lang w:val="es-VE"/>
        </w:rPr>
        <w:t xml:space="preserve">los detalles de la </w:t>
      </w:r>
      <w:r w:rsidRPr="00274538">
        <w:rPr>
          <w:lang w:val="es-VE"/>
        </w:rPr>
        <w:t>“</w:t>
      </w:r>
      <w:proofErr w:type="spellStart"/>
      <w:r w:rsidRPr="00274538">
        <w:rPr>
          <w:rStyle w:val="JRPropertiesChar"/>
          <w:lang w:val="es-VE"/>
        </w:rPr>
        <w:t>Animation</w:t>
      </w:r>
      <w:proofErr w:type="spellEnd"/>
      <w:r w:rsidRPr="00274538">
        <w:rPr>
          <w:rStyle w:val="JRPropertiesChar"/>
          <w:lang w:val="es-VE"/>
        </w:rPr>
        <w:t>”</w:t>
      </w:r>
      <w:r>
        <w:rPr>
          <w:rStyle w:val="JRPropertiesChar"/>
          <w:lang w:val="es-VE"/>
        </w:rPr>
        <w:t xml:space="preserve"> </w:t>
      </w:r>
      <w:r w:rsidRPr="00274538">
        <w:rPr>
          <w:rStyle w:val="JRPropertiesChar"/>
          <w:i w:val="0"/>
          <w:lang w:val="es-VE"/>
        </w:rPr>
        <w:t>en el</w:t>
      </w:r>
      <w:r>
        <w:rPr>
          <w:rStyle w:val="JRPropertiesChar"/>
          <w:lang w:val="es-VE"/>
        </w:rPr>
        <w:t xml:space="preserve"> </w:t>
      </w:r>
      <w:proofErr w:type="spellStart"/>
      <w:r w:rsidRPr="00274538">
        <w:rPr>
          <w:rStyle w:val="JROurNamesChar"/>
          <w:i/>
          <w:lang w:val="es-VE"/>
        </w:rPr>
        <w:t>Properties</w:t>
      </w:r>
      <w:proofErr w:type="spellEnd"/>
      <w:r w:rsidRPr="00274538">
        <w:rPr>
          <w:rStyle w:val="JROurNamesChar"/>
          <w:i/>
          <w:lang w:val="es-VE"/>
        </w:rPr>
        <w:t xml:space="preserve"> Inspector</w:t>
      </w:r>
      <w:r>
        <w:rPr>
          <w:rStyle w:val="JROurNamesChar"/>
          <w:lang w:val="es-VE"/>
        </w:rPr>
        <w:t xml:space="preserve">. </w:t>
      </w:r>
      <w:r>
        <w:rPr>
          <w:rStyle w:val="JROurNamesChar"/>
          <w:b w:val="0"/>
          <w:lang w:val="es-VE"/>
        </w:rPr>
        <w:t xml:space="preserve">Cambia el </w:t>
      </w:r>
      <w:r w:rsidRPr="00274538">
        <w:rPr>
          <w:lang w:val="es-VE"/>
        </w:rPr>
        <w:t xml:space="preserve">“Default </w:t>
      </w:r>
      <w:proofErr w:type="spellStart"/>
      <w:r w:rsidRPr="00274538">
        <w:rPr>
          <w:lang w:val="es-VE"/>
        </w:rPr>
        <w:t>Animation</w:t>
      </w:r>
      <w:proofErr w:type="spellEnd"/>
      <w:r w:rsidRPr="00274538">
        <w:rPr>
          <w:lang w:val="es-VE"/>
        </w:rPr>
        <w:t xml:space="preserve"> </w:t>
      </w:r>
      <w:proofErr w:type="spellStart"/>
      <w:r w:rsidRPr="00274538">
        <w:rPr>
          <w:lang w:val="es-VE"/>
        </w:rPr>
        <w:t>Action</w:t>
      </w:r>
      <w:proofErr w:type="spellEnd"/>
      <w:r w:rsidRPr="00274538">
        <w:rPr>
          <w:lang w:val="es-VE"/>
        </w:rPr>
        <w:t>” de “</w:t>
      </w:r>
      <w:proofErr w:type="spellStart"/>
      <w:r w:rsidRPr="00274538">
        <w:rPr>
          <w:i/>
          <w:lang w:val="es-VE"/>
        </w:rPr>
        <w:t>MovingAndIdle</w:t>
      </w:r>
      <w:proofErr w:type="spellEnd"/>
      <w:r w:rsidRPr="00274538">
        <w:rPr>
          <w:lang w:val="es-VE"/>
        </w:rPr>
        <w:t>” a “</w:t>
      </w:r>
      <w:proofErr w:type="spellStart"/>
      <w:r w:rsidRPr="00274538">
        <w:rPr>
          <w:lang w:val="es-VE"/>
        </w:rPr>
        <w:t>Moving</w:t>
      </w:r>
      <w:proofErr w:type="spellEnd"/>
      <w:r w:rsidRPr="00274538">
        <w:rPr>
          <w:lang w:val="es-VE"/>
        </w:rPr>
        <w:t xml:space="preserve">” para eliminar </w:t>
      </w:r>
      <w:r>
        <w:rPr>
          <w:lang w:val="es-VE"/>
        </w:rPr>
        <w:t xml:space="preserve">el temblor de las personas cuando están desocupadas. </w:t>
      </w:r>
    </w:p>
    <w:p w:rsidR="00D91CA8" w:rsidRDefault="00D91CA8" w:rsidP="00274538">
      <w:pPr>
        <w:rPr>
          <w:rStyle w:val="JRObjectChar"/>
          <w:lang w:val="es-VE"/>
        </w:rPr>
      </w:pPr>
      <w:r w:rsidRPr="00274538">
        <w:rPr>
          <w:b/>
          <w:i/>
          <w:lang w:val="es-VE"/>
        </w:rPr>
        <w:lastRenderedPageBreak/>
        <w:t>Paso 3:</w:t>
      </w:r>
      <w:r>
        <w:rPr>
          <w:lang w:val="es-VE"/>
        </w:rPr>
        <w:t xml:space="preserve"> Selecciona el </w:t>
      </w:r>
      <w:r w:rsidRPr="00AD47EC">
        <w:rPr>
          <w:rStyle w:val="JRObjectChar"/>
          <w:lang w:val="es-VE"/>
        </w:rPr>
        <w:t>Server</w:t>
      </w:r>
      <w:r w:rsidRPr="00D91CA8">
        <w:rPr>
          <w:rStyle w:val="JROurNamesChar"/>
          <w:lang w:val="es-VE"/>
        </w:rPr>
        <w:t xml:space="preserve"> </w:t>
      </w:r>
      <w:proofErr w:type="spellStart"/>
      <w:r w:rsidRPr="00274538">
        <w:rPr>
          <w:rStyle w:val="JROurNamesChar"/>
          <w:lang w:val="es-VE"/>
        </w:rPr>
        <w:t>SrvGetIceCream</w:t>
      </w:r>
      <w:proofErr w:type="spellEnd"/>
      <w:r w:rsidRPr="00274538">
        <w:rPr>
          <w:lang w:val="es-VE"/>
        </w:rPr>
        <w:t xml:space="preserve"> </w:t>
      </w:r>
      <w:r>
        <w:rPr>
          <w:lang w:val="es-VE"/>
        </w:rPr>
        <w:t xml:space="preserve">y sustituye la </w:t>
      </w:r>
      <w:r w:rsidRPr="00274538">
        <w:rPr>
          <w:lang w:val="es-VE"/>
        </w:rPr>
        <w:t>“table”</w:t>
      </w:r>
      <w:r>
        <w:rPr>
          <w:lang w:val="es-VE"/>
        </w:rPr>
        <w:t xml:space="preserve"> para el</w:t>
      </w:r>
      <w:r w:rsidRPr="00274538">
        <w:rPr>
          <w:lang w:val="es-VE"/>
        </w:rPr>
        <w:t xml:space="preserve"> </w:t>
      </w:r>
      <w:proofErr w:type="spellStart"/>
      <w:r>
        <w:rPr>
          <w:rStyle w:val="JRObjectChar"/>
          <w:lang w:val="es-VE"/>
        </w:rPr>
        <w:t>serveR</w:t>
      </w:r>
      <w:proofErr w:type="spellEnd"/>
      <w:r>
        <w:rPr>
          <w:rStyle w:val="JRObjectChar"/>
          <w:lang w:val="es-VE"/>
        </w:rPr>
        <w:t xml:space="preserve"> </w:t>
      </w:r>
      <w:r w:rsidR="000C5319" w:rsidRPr="00274538">
        <w:rPr>
          <w:lang w:val="es-CL"/>
        </w:rPr>
        <w:t xml:space="preserve">seleccionando </w:t>
      </w:r>
      <w:r w:rsidR="00943811" w:rsidRPr="00274538">
        <w:rPr>
          <w:lang w:val="es-CL"/>
        </w:rPr>
        <w:t>la tabla ubicada bajo la sección</w:t>
      </w:r>
      <w:r w:rsidR="00943811">
        <w:rPr>
          <w:rStyle w:val="JRObjectChar"/>
          <w:lang w:val="es-VE"/>
        </w:rPr>
        <w:t xml:space="preserve"> </w:t>
      </w:r>
      <w:proofErr w:type="spellStart"/>
      <w:r w:rsidR="00943811" w:rsidRPr="00274538">
        <w:rPr>
          <w:i/>
          <w:lang w:val="es-VE"/>
        </w:rPr>
        <w:t>Symbol</w:t>
      </w:r>
      <w:r w:rsidR="00943811" w:rsidRPr="00274538">
        <w:rPr>
          <w:lang w:val="es-VE"/>
        </w:rPr>
        <w:t>→</w:t>
      </w:r>
      <w:r w:rsidR="00943811" w:rsidRPr="00274538">
        <w:rPr>
          <w:i/>
          <w:lang w:val="es-VE"/>
        </w:rPr>
        <w:t>Project</w:t>
      </w:r>
      <w:proofErr w:type="spellEnd"/>
      <w:r w:rsidR="00943811" w:rsidRPr="00274538">
        <w:rPr>
          <w:i/>
          <w:lang w:val="es-VE"/>
        </w:rPr>
        <w:t xml:space="preserve"> Symbols</w:t>
      </w:r>
      <w:r w:rsidR="00943811">
        <w:rPr>
          <w:i/>
          <w:lang w:val="es-VE"/>
        </w:rPr>
        <w:t xml:space="preserve">. </w:t>
      </w:r>
      <w:r w:rsidR="00943811" w:rsidRPr="00274538">
        <w:rPr>
          <w:lang w:val="es-VE"/>
        </w:rPr>
        <w:t xml:space="preserve">Repite el </w:t>
      </w:r>
      <w:proofErr w:type="spellStart"/>
      <w:r w:rsidR="00943811" w:rsidRPr="00274538">
        <w:rPr>
          <w:lang w:val="es-VE"/>
        </w:rPr>
        <w:t>procedicimiento</w:t>
      </w:r>
      <w:proofErr w:type="spellEnd"/>
      <w:r w:rsidR="00943811" w:rsidRPr="00274538">
        <w:rPr>
          <w:lang w:val="es-VE"/>
        </w:rPr>
        <w:t xml:space="preserve"> para el </w:t>
      </w:r>
      <w:r w:rsidR="00943811" w:rsidRPr="00274538">
        <w:rPr>
          <w:rStyle w:val="JRObjectChar"/>
          <w:lang w:val="es-VE"/>
        </w:rPr>
        <w:t>Server</w:t>
      </w:r>
      <w:r w:rsidR="00943811" w:rsidRPr="00274538">
        <w:rPr>
          <w:rStyle w:val="JROurNamesChar"/>
          <w:lang w:val="es-VE"/>
        </w:rPr>
        <w:t xml:space="preserve"> </w:t>
      </w:r>
      <w:proofErr w:type="spellStart"/>
      <w:r w:rsidR="00943811" w:rsidRPr="00274538">
        <w:rPr>
          <w:rStyle w:val="JROurNamesChar"/>
          <w:lang w:val="es-VE"/>
        </w:rPr>
        <w:t>SrvPayCashier</w:t>
      </w:r>
      <w:proofErr w:type="spellEnd"/>
      <w:r w:rsidR="00943811" w:rsidRPr="00274538">
        <w:rPr>
          <w:lang w:val="es-VE"/>
        </w:rPr>
        <w:t>. Ajuste el tama</w:t>
      </w:r>
      <w:r w:rsidR="00943811">
        <w:rPr>
          <w:lang w:val="es-VE"/>
        </w:rPr>
        <w:t xml:space="preserve">ño de los objetos </w:t>
      </w:r>
      <w:r w:rsidR="00943811" w:rsidRPr="00FF39D1">
        <w:rPr>
          <w:rStyle w:val="JRObjectChar"/>
          <w:lang w:val="es-VE"/>
        </w:rPr>
        <w:t>Server</w:t>
      </w:r>
      <w:r w:rsidR="00943811">
        <w:rPr>
          <w:rStyle w:val="JRObjectChar"/>
          <w:lang w:val="es-VE"/>
        </w:rPr>
        <w:t xml:space="preserve"> </w:t>
      </w:r>
      <w:r w:rsidR="00943811" w:rsidRPr="00274538">
        <w:rPr>
          <w:lang w:val="es-CL"/>
        </w:rPr>
        <w:t xml:space="preserve">para que </w:t>
      </w:r>
      <w:proofErr w:type="spellStart"/>
      <w:r w:rsidR="00943811" w:rsidRPr="00274538">
        <w:rPr>
          <w:lang w:val="es-CL"/>
        </w:rPr>
        <w:t>est</w:t>
      </w:r>
      <w:r w:rsidR="00943811" w:rsidRPr="00274538">
        <w:rPr>
          <w:lang w:val="es-VE"/>
        </w:rPr>
        <w:t>én</w:t>
      </w:r>
      <w:proofErr w:type="spellEnd"/>
      <w:r w:rsidR="00943811" w:rsidRPr="00274538">
        <w:rPr>
          <w:lang w:val="es-VE"/>
        </w:rPr>
        <w:t xml:space="preserve"> a</w:t>
      </w:r>
      <w:proofErr w:type="spellStart"/>
      <w:r w:rsidR="00943811" w:rsidRPr="00274538">
        <w:rPr>
          <w:lang w:val="es-CL"/>
        </w:rPr>
        <w:t>corde</w:t>
      </w:r>
      <w:proofErr w:type="spellEnd"/>
      <w:r w:rsidR="00943811" w:rsidRPr="00274538">
        <w:rPr>
          <w:lang w:val="es-CL"/>
        </w:rPr>
        <w:t xml:space="preserve"> </w:t>
      </w:r>
      <w:r w:rsidR="00CC6986">
        <w:rPr>
          <w:lang w:val="es-CL"/>
        </w:rPr>
        <w:t xml:space="preserve">al </w:t>
      </w:r>
      <w:r w:rsidR="00943811" w:rsidRPr="00274538">
        <w:rPr>
          <w:lang w:val="es-CL"/>
        </w:rPr>
        <w:t>tamaño de las personas.</w:t>
      </w:r>
      <w:r w:rsidR="00943811">
        <w:rPr>
          <w:rStyle w:val="JRObjectChar"/>
          <w:lang w:val="es-VE"/>
        </w:rPr>
        <w:t xml:space="preserve"> </w:t>
      </w:r>
    </w:p>
    <w:p w:rsidR="00943811" w:rsidRPr="00CB26A1" w:rsidRDefault="00943811" w:rsidP="00274538">
      <w:pPr>
        <w:rPr>
          <w:rStyle w:val="JROurNamesChar"/>
          <w:b w:val="0"/>
          <w:lang w:val="es-VE"/>
        </w:rPr>
      </w:pPr>
      <w:r w:rsidRPr="00274538">
        <w:rPr>
          <w:b/>
          <w:i/>
          <w:lang w:val="es-CL"/>
        </w:rPr>
        <w:t xml:space="preserve">Paso 4: </w:t>
      </w:r>
      <w:r w:rsidR="00B1786E" w:rsidRPr="00274538">
        <w:rPr>
          <w:lang w:val="es-VE"/>
        </w:rPr>
        <w:t>Ahora vamos a a</w:t>
      </w:r>
      <w:r w:rsidR="00B1786E">
        <w:rPr>
          <w:lang w:val="es-VE"/>
        </w:rPr>
        <w:t>ñadir a algunas personas detrá</w:t>
      </w:r>
      <w:r w:rsidR="00B1786E" w:rsidRPr="00274538">
        <w:rPr>
          <w:lang w:val="es-VE"/>
        </w:rPr>
        <w:t xml:space="preserve">s de las mesas para que representen </w:t>
      </w:r>
      <w:r w:rsidR="00B1786E">
        <w:rPr>
          <w:lang w:val="es-VE"/>
        </w:rPr>
        <w:t xml:space="preserve">a los </w:t>
      </w:r>
      <w:r w:rsidR="001A4465">
        <w:rPr>
          <w:lang w:val="es-VE"/>
        </w:rPr>
        <w:t>trabajadores</w:t>
      </w:r>
      <w:r w:rsidR="00B1786E">
        <w:rPr>
          <w:lang w:val="es-VE"/>
        </w:rPr>
        <w:t xml:space="preserve">. Para hacer eso cambia al ambiente a 3-D y selecciona la pestaña </w:t>
      </w:r>
      <w:r w:rsidR="00B1786E" w:rsidRPr="00274538">
        <w:rPr>
          <w:lang w:val="es-VE"/>
        </w:rPr>
        <w:t>“</w:t>
      </w:r>
      <w:proofErr w:type="spellStart"/>
      <w:r w:rsidR="00B1786E" w:rsidRPr="00274538">
        <w:rPr>
          <w:i/>
          <w:lang w:val="es-VE"/>
        </w:rPr>
        <w:t>Drawing</w:t>
      </w:r>
      <w:proofErr w:type="spellEnd"/>
      <w:r w:rsidR="00B1786E" w:rsidRPr="00274538">
        <w:rPr>
          <w:lang w:val="es-VE"/>
        </w:rPr>
        <w:t>”</w:t>
      </w:r>
      <w:r w:rsidR="00B1786E">
        <w:rPr>
          <w:lang w:val="es-VE"/>
        </w:rPr>
        <w:t xml:space="preserve">. Haz clic en el botón </w:t>
      </w:r>
      <w:r w:rsidR="00B1786E" w:rsidRPr="00274538">
        <w:rPr>
          <w:lang w:val="es-VE"/>
        </w:rPr>
        <w:t>“</w:t>
      </w:r>
      <w:r w:rsidR="00B1786E" w:rsidRPr="00274538">
        <w:rPr>
          <w:i/>
          <w:lang w:val="es-VE"/>
        </w:rPr>
        <w:t>Place Symbol</w:t>
      </w:r>
      <w:r w:rsidR="00B1786E" w:rsidRPr="00274538">
        <w:rPr>
          <w:lang w:val="es-VE"/>
        </w:rPr>
        <w:t>” y selecci</w:t>
      </w:r>
      <w:r w:rsidR="00B1786E">
        <w:rPr>
          <w:lang w:val="es-VE"/>
        </w:rPr>
        <w:t xml:space="preserve">ona a una de las personas de </w:t>
      </w:r>
      <w:r w:rsidR="00B1786E" w:rsidRPr="00274538">
        <w:rPr>
          <w:i/>
          <w:lang w:val="es-VE"/>
        </w:rPr>
        <w:t>“Library\People”</w:t>
      </w:r>
      <w:r w:rsidR="00B1786E">
        <w:rPr>
          <w:i/>
          <w:lang w:val="es-VE"/>
        </w:rPr>
        <w:t xml:space="preserve">. </w:t>
      </w:r>
      <w:proofErr w:type="gramStart"/>
      <w:r w:rsidR="001A4465">
        <w:rPr>
          <w:lang w:val="es-VE"/>
        </w:rPr>
        <w:t>Esta</w:t>
      </w:r>
      <w:r w:rsidR="00B1786E">
        <w:rPr>
          <w:lang w:val="es-VE"/>
        </w:rPr>
        <w:t xml:space="preserve"> librería de personas no animadas</w:t>
      </w:r>
      <w:r w:rsidR="001A4465">
        <w:rPr>
          <w:lang w:val="es-VE"/>
        </w:rPr>
        <w:t xml:space="preserve"> no mueven</w:t>
      </w:r>
      <w:proofErr w:type="gramEnd"/>
      <w:r w:rsidR="001A4465">
        <w:rPr>
          <w:lang w:val="es-VE"/>
        </w:rPr>
        <w:t xml:space="preserve"> su cuerpo si </w:t>
      </w:r>
      <w:del w:id="56" w:author="Postgrado" w:date="2016-09-21T15:41:00Z">
        <w:r w:rsidR="001A4465" w:rsidDel="00D173B0">
          <w:rPr>
            <w:lang w:val="es-VE"/>
          </w:rPr>
          <w:delText>es usada</w:delText>
        </w:r>
      </w:del>
      <w:ins w:id="57" w:author="Postgrado" w:date="2016-09-21T15:41:00Z">
        <w:r w:rsidR="00D173B0">
          <w:rPr>
            <w:lang w:val="es-VE"/>
          </w:rPr>
          <w:t>se utiliza</w:t>
        </w:r>
      </w:ins>
      <w:r w:rsidR="00B1786E">
        <w:rPr>
          <w:lang w:val="es-VE"/>
        </w:rPr>
        <w:t xml:space="preserve"> como un símbolo para</w:t>
      </w:r>
      <w:ins w:id="58" w:author="Postgrado" w:date="2016-09-21T15:42:00Z">
        <w:r w:rsidR="00D173B0">
          <w:rPr>
            <w:lang w:val="es-VE"/>
          </w:rPr>
          <w:t xml:space="preserve"> representar a</w:t>
        </w:r>
      </w:ins>
      <w:r w:rsidR="00B1786E">
        <w:rPr>
          <w:lang w:val="es-VE"/>
        </w:rPr>
        <w:t xml:space="preserve"> una entidad</w:t>
      </w:r>
      <w:r w:rsidR="001A4465">
        <w:rPr>
          <w:lang w:val="es-VE"/>
        </w:rPr>
        <w:t xml:space="preserve">. Una vez que la persona es colocada en el modelo puedes hacer clic en una de las esquinas y dejar presionado la tecla </w:t>
      </w:r>
      <w:proofErr w:type="spellStart"/>
      <w:r w:rsidR="001A4465" w:rsidRPr="00274538">
        <w:rPr>
          <w:i/>
          <w:lang w:val="es-VE"/>
        </w:rPr>
        <w:t>Ctrl</w:t>
      </w:r>
      <w:proofErr w:type="spellEnd"/>
      <w:r w:rsidR="001A4465">
        <w:rPr>
          <w:i/>
          <w:lang w:val="es-VE"/>
        </w:rPr>
        <w:t xml:space="preserve"> </w:t>
      </w:r>
      <w:r w:rsidR="001A4465">
        <w:rPr>
          <w:lang w:val="es-VE"/>
        </w:rPr>
        <w:t xml:space="preserve">para rotar la imagen. Coloca la persona detrás de la mesa. Duplica el trabajador utilizando </w:t>
      </w:r>
      <w:proofErr w:type="spellStart"/>
      <w:r w:rsidR="001A4465" w:rsidRPr="00274538">
        <w:rPr>
          <w:i/>
          <w:lang w:val="es-VE"/>
        </w:rPr>
        <w:t>Ctrl</w:t>
      </w:r>
      <w:proofErr w:type="spellEnd"/>
      <w:r w:rsidR="001A4465" w:rsidRPr="00274538">
        <w:rPr>
          <w:i/>
          <w:lang w:val="es-VE"/>
        </w:rPr>
        <w:t>-C</w:t>
      </w:r>
      <w:r w:rsidR="001A4465" w:rsidRPr="00274538">
        <w:rPr>
          <w:lang w:val="es-VE"/>
        </w:rPr>
        <w:t xml:space="preserve"> y </w:t>
      </w:r>
      <w:proofErr w:type="spellStart"/>
      <w:r w:rsidR="001A4465" w:rsidRPr="00274538">
        <w:rPr>
          <w:i/>
          <w:lang w:val="es-VE"/>
        </w:rPr>
        <w:t>Ctrl</w:t>
      </w:r>
      <w:proofErr w:type="spellEnd"/>
      <w:r w:rsidR="001A4465" w:rsidRPr="00274538">
        <w:rPr>
          <w:i/>
          <w:lang w:val="es-VE"/>
        </w:rPr>
        <w:t>-V</w:t>
      </w:r>
      <w:r w:rsidR="001A4465" w:rsidRPr="00274538">
        <w:rPr>
          <w:lang w:val="es-VE"/>
        </w:rPr>
        <w:t xml:space="preserve">. Ahora haz lo mismo para el </w:t>
      </w:r>
      <w:proofErr w:type="spellStart"/>
      <w:r w:rsidR="001A4465" w:rsidRPr="00274538">
        <w:rPr>
          <w:rStyle w:val="JROurNamesChar"/>
          <w:lang w:val="es-VE"/>
        </w:rPr>
        <w:t>SrvPayCashier</w:t>
      </w:r>
      <w:proofErr w:type="spellEnd"/>
      <w:r w:rsidR="001A4465" w:rsidRPr="00274538">
        <w:rPr>
          <w:rStyle w:val="JROurNamesChar"/>
          <w:b w:val="0"/>
          <w:lang w:val="es-VE"/>
        </w:rPr>
        <w:t xml:space="preserve"> en la estació</w:t>
      </w:r>
      <w:r w:rsidR="001A4465" w:rsidRPr="00CB26A1">
        <w:rPr>
          <w:rStyle w:val="JROurNamesChar"/>
          <w:b w:val="0"/>
          <w:lang w:val="es-VE"/>
        </w:rPr>
        <w:t>n</w:t>
      </w:r>
      <w:r w:rsidR="001A4465" w:rsidRPr="00274538">
        <w:rPr>
          <w:rStyle w:val="JROurNamesChar"/>
          <w:b w:val="0"/>
          <w:lang w:val="es-VE"/>
        </w:rPr>
        <w:t xml:space="preserve"> de los cajeros tal</w:t>
      </w:r>
      <w:r w:rsidR="001A4465" w:rsidRPr="00CB26A1">
        <w:rPr>
          <w:rStyle w:val="JROurNamesChar"/>
          <w:b w:val="0"/>
          <w:lang w:val="es-VE"/>
        </w:rPr>
        <w:t xml:space="preserve"> </w:t>
      </w:r>
      <w:r w:rsidR="001A4465" w:rsidRPr="00274538">
        <w:rPr>
          <w:rStyle w:val="JROurNamesChar"/>
          <w:b w:val="0"/>
          <w:lang w:val="es-VE"/>
        </w:rPr>
        <w:t>como se muestra en la Figura 2.6.</w:t>
      </w:r>
    </w:p>
    <w:p w:rsidR="00CB26A1" w:rsidRPr="00274538" w:rsidRDefault="00CB26A1" w:rsidP="00274538">
      <w:pPr>
        <w:rPr>
          <w:rStyle w:val="JROurNamesChar"/>
          <w:b w:val="0"/>
          <w:lang w:val="es-VE"/>
        </w:rPr>
      </w:pPr>
      <w:r w:rsidRPr="00274538">
        <w:rPr>
          <w:rStyle w:val="JROurNamesChar"/>
          <w:i/>
          <w:lang w:val="es-VE"/>
        </w:rPr>
        <w:t xml:space="preserve">Paso 5: </w:t>
      </w:r>
      <w:r>
        <w:rPr>
          <w:rStyle w:val="JROurNamesChar"/>
          <w:b w:val="0"/>
          <w:lang w:val="es-VE"/>
        </w:rPr>
        <w:t xml:space="preserve">Las colas animadas (por ejemplo, las líneas verdes alrededor de los objetos </w:t>
      </w:r>
      <w:r w:rsidRPr="00FF39D1">
        <w:rPr>
          <w:rStyle w:val="JRObjectChar"/>
          <w:lang w:val="es-VE"/>
        </w:rPr>
        <w:t>s</w:t>
      </w:r>
      <w:r>
        <w:rPr>
          <w:rStyle w:val="JRObjectChar"/>
          <w:lang w:val="es-VE"/>
        </w:rPr>
        <w:t>erver</w:t>
      </w:r>
      <w:r w:rsidRPr="00274538">
        <w:rPr>
          <w:rStyle w:val="JROurNamesChar"/>
          <w:b w:val="0"/>
          <w:lang w:val="es-CL"/>
        </w:rPr>
        <w:t>)</w:t>
      </w:r>
      <w:r w:rsidRPr="00274538">
        <w:rPr>
          <w:rStyle w:val="JROurNamesChar"/>
          <w:b w:val="0"/>
          <w:lang w:val="es-VE"/>
        </w:rPr>
        <w:t xml:space="preserve"> </w:t>
      </w:r>
      <w:r>
        <w:rPr>
          <w:rStyle w:val="JROurNamesChar"/>
          <w:b w:val="0"/>
          <w:lang w:val="es-VE"/>
        </w:rPr>
        <w:t xml:space="preserve">por defecto tienen las entidades orientadas en la misma dirección que las entidades que se están moviendo. Modifica la orientación dentro de la cola tal como se especifica en la Tabla 2.1 seleccionando la cola </w:t>
      </w:r>
      <w:proofErr w:type="spellStart"/>
      <w:r w:rsidRPr="00274538">
        <w:rPr>
          <w:rFonts w:ascii="Courier New" w:hAnsi="Courier New" w:cs="Courier New"/>
          <w:lang w:val="es-VE"/>
        </w:rPr>
        <w:t>Processing.Contents</w:t>
      </w:r>
      <w:proofErr w:type="spellEnd"/>
      <w:r>
        <w:rPr>
          <w:rFonts w:ascii="Courier New" w:hAnsi="Courier New" w:cs="Courier New"/>
          <w:lang w:val="es-VE"/>
        </w:rPr>
        <w:t xml:space="preserve"> </w:t>
      </w:r>
      <w:r w:rsidRPr="00274538">
        <w:rPr>
          <w:rStyle w:val="JROurNamesChar"/>
          <w:b w:val="0"/>
          <w:lang w:val="es-CL"/>
        </w:rPr>
        <w:t xml:space="preserve">y haciendo clic en el </w:t>
      </w:r>
      <w:r>
        <w:rPr>
          <w:rFonts w:ascii="Courier New" w:hAnsi="Courier New" w:cs="Courier New"/>
          <w:lang w:val="es-VE"/>
        </w:rPr>
        <w:t xml:space="preserve">Point </w:t>
      </w:r>
      <w:r w:rsidRPr="00274538">
        <w:rPr>
          <w:rStyle w:val="JROurNamesChar"/>
          <w:b w:val="0"/>
          <w:lang w:val="es-CL"/>
        </w:rPr>
        <w:t>o en el botón</w:t>
      </w:r>
      <w:r>
        <w:rPr>
          <w:rFonts w:ascii="Courier New" w:hAnsi="Courier New" w:cs="Courier New"/>
          <w:lang w:val="es-VE"/>
        </w:rPr>
        <w:t xml:space="preserve"> </w:t>
      </w:r>
      <w:proofErr w:type="spellStart"/>
      <w:r w:rsidRPr="00274538">
        <w:rPr>
          <w:rFonts w:ascii="Courier New" w:hAnsi="Courier New" w:cs="Courier New"/>
          <w:lang w:val="es-VE"/>
        </w:rPr>
        <w:t>Oriented</w:t>
      </w:r>
      <w:proofErr w:type="spellEnd"/>
      <w:r w:rsidRPr="00274538">
        <w:rPr>
          <w:rFonts w:ascii="Courier New" w:hAnsi="Courier New" w:cs="Courier New"/>
          <w:lang w:val="es-VE"/>
        </w:rPr>
        <w:t xml:space="preserve"> Point</w:t>
      </w:r>
      <w:r>
        <w:rPr>
          <w:rFonts w:ascii="Courier New" w:hAnsi="Courier New" w:cs="Courier New"/>
          <w:lang w:val="es-VE"/>
        </w:rPr>
        <w:t xml:space="preserve"> </w:t>
      </w:r>
      <w:r w:rsidRPr="00274538">
        <w:rPr>
          <w:rStyle w:val="JROurNamesChar"/>
          <w:b w:val="0"/>
          <w:lang w:val="es-CL"/>
        </w:rPr>
        <w:t>en la sección</w:t>
      </w:r>
      <w:r>
        <w:rPr>
          <w:rFonts w:ascii="Courier New" w:hAnsi="Courier New" w:cs="Courier New"/>
          <w:lang w:val="es-VE"/>
        </w:rPr>
        <w:t xml:space="preserve"> </w:t>
      </w:r>
      <w:proofErr w:type="spellStart"/>
      <w:r w:rsidRPr="00274538">
        <w:rPr>
          <w:i/>
          <w:lang w:val="es-VE"/>
        </w:rPr>
        <w:t>Appearances→</w:t>
      </w:r>
      <w:r w:rsidRPr="00274538">
        <w:rPr>
          <w:rStyle w:val="JROurNamesChar"/>
          <w:b w:val="0"/>
          <w:lang w:val="es-VE"/>
        </w:rPr>
        <w:t>Alignment</w:t>
      </w:r>
      <w:proofErr w:type="spellEnd"/>
      <w:r w:rsidRPr="00274538">
        <w:rPr>
          <w:rStyle w:val="JROurNamesChar"/>
          <w:b w:val="0"/>
          <w:lang w:val="es-CL"/>
        </w:rPr>
        <w:t xml:space="preserve"> como se muestra en la Figura 2.7.</w:t>
      </w:r>
      <w:r w:rsidR="00734B9B" w:rsidRPr="00274538">
        <w:rPr>
          <w:rStyle w:val="JROurNamesChar"/>
          <w:b w:val="0"/>
          <w:lang w:val="es-VE"/>
        </w:rPr>
        <w:t xml:space="preserve"> P</w:t>
      </w:r>
      <w:r w:rsidR="00734B9B">
        <w:rPr>
          <w:rStyle w:val="JROurNamesChar"/>
          <w:b w:val="0"/>
          <w:lang w:val="es-VE"/>
        </w:rPr>
        <w:t xml:space="preserve">uedes usar el </w:t>
      </w:r>
      <w:proofErr w:type="spellStart"/>
      <w:r w:rsidR="00734B9B" w:rsidRPr="00274538">
        <w:rPr>
          <w:rFonts w:ascii="Courier New" w:hAnsi="Courier New" w:cs="Courier New"/>
          <w:lang w:val="es-VE"/>
        </w:rPr>
        <w:t>Inline</w:t>
      </w:r>
      <w:proofErr w:type="spellEnd"/>
      <w:r w:rsidR="00734B9B" w:rsidRPr="00274538">
        <w:rPr>
          <w:rFonts w:ascii="Courier New" w:hAnsi="Courier New" w:cs="Courier New"/>
          <w:lang w:val="es-VE"/>
        </w:rPr>
        <w:t xml:space="preserve"> </w:t>
      </w:r>
      <w:r w:rsidR="00734B9B" w:rsidRPr="00274538">
        <w:rPr>
          <w:rStyle w:val="JROurNamesChar"/>
          <w:b w:val="0"/>
          <w:lang w:val="es-VE"/>
        </w:rPr>
        <w:t>para las colas del</w:t>
      </w:r>
      <w:r w:rsidR="00734B9B" w:rsidRPr="00274538">
        <w:rPr>
          <w:rFonts w:ascii="Courier New" w:hAnsi="Courier New" w:cs="Courier New"/>
          <w:lang w:val="es-VE"/>
        </w:rPr>
        <w:t xml:space="preserve"> </w:t>
      </w:r>
      <w:proofErr w:type="spellStart"/>
      <w:r w:rsidR="00734B9B" w:rsidRPr="00274538">
        <w:rPr>
          <w:rFonts w:ascii="Courier New" w:hAnsi="Courier New" w:cs="Courier New"/>
          <w:lang w:val="es-VE"/>
        </w:rPr>
        <w:t>InputBuffer.Contents</w:t>
      </w:r>
      <w:proofErr w:type="spellEnd"/>
      <w:r w:rsidR="00F17FDC" w:rsidRPr="00274538">
        <w:rPr>
          <w:rFonts w:ascii="Courier New" w:hAnsi="Courier New" w:cs="Courier New"/>
          <w:lang w:val="es-VE"/>
        </w:rPr>
        <w:t>.</w:t>
      </w:r>
    </w:p>
    <w:p w:rsidR="008809A0" w:rsidRPr="00274538" w:rsidRDefault="008809A0" w:rsidP="00274538">
      <w:pPr>
        <w:jc w:val="center"/>
        <w:rPr>
          <w:lang w:val="es-VE"/>
        </w:rPr>
      </w:pPr>
      <w:bookmarkStart w:id="59" w:name="_Ref369291217"/>
      <w:r w:rsidRPr="00274538">
        <w:rPr>
          <w:b/>
          <w:lang w:val="es-VE"/>
        </w:rPr>
        <w:t>Tabl</w:t>
      </w:r>
      <w:r w:rsidR="00F17FDC" w:rsidRPr="00274538">
        <w:rPr>
          <w:b/>
          <w:lang w:val="es-VE"/>
        </w:rPr>
        <w:t>a</w:t>
      </w:r>
      <w:r w:rsidRPr="00274538">
        <w:rPr>
          <w:b/>
          <w:lang w:val="es-VE"/>
        </w:rPr>
        <w:t xml:space="preserve"> </w:t>
      </w:r>
      <w:r w:rsidR="00B71618" w:rsidRPr="00274538">
        <w:rPr>
          <w:b/>
        </w:rPr>
        <w:fldChar w:fldCharType="begin"/>
      </w:r>
      <w:r w:rsidR="00B71618" w:rsidRPr="00274538">
        <w:rPr>
          <w:b/>
          <w:lang w:val="es-VE"/>
        </w:rPr>
        <w:instrText xml:space="preserve"> STYLEREF 1 \s </w:instrText>
      </w:r>
      <w:r w:rsidR="00B71618" w:rsidRPr="00274538">
        <w:rPr>
          <w:b/>
        </w:rPr>
        <w:fldChar w:fldCharType="separate"/>
      </w:r>
      <w:r w:rsidR="008F0C19">
        <w:rPr>
          <w:b/>
          <w:noProof/>
          <w:lang w:val="es-VE"/>
        </w:rPr>
        <w:t>0</w:t>
      </w:r>
      <w:r w:rsidR="00B71618" w:rsidRPr="00274538">
        <w:rPr>
          <w:b/>
          <w:noProof/>
        </w:rPr>
        <w:fldChar w:fldCharType="end"/>
      </w:r>
      <w:r w:rsidRPr="00274538">
        <w:rPr>
          <w:b/>
          <w:lang w:val="es-VE"/>
        </w:rPr>
        <w:t>.</w:t>
      </w:r>
      <w:r w:rsidR="00B71618" w:rsidRPr="00274538">
        <w:rPr>
          <w:b/>
        </w:rPr>
        <w:fldChar w:fldCharType="begin"/>
      </w:r>
      <w:r w:rsidR="00B71618" w:rsidRPr="00274538">
        <w:rPr>
          <w:b/>
          <w:lang w:val="es-VE"/>
        </w:rPr>
        <w:instrText xml:space="preserve"> SEQ Table \* ARABIC \s 1 </w:instrText>
      </w:r>
      <w:r w:rsidR="00B71618" w:rsidRPr="00274538">
        <w:rPr>
          <w:b/>
        </w:rPr>
        <w:fldChar w:fldCharType="separate"/>
      </w:r>
      <w:r w:rsidR="008F0C19">
        <w:rPr>
          <w:b/>
          <w:noProof/>
          <w:lang w:val="es-VE"/>
        </w:rPr>
        <w:t>1</w:t>
      </w:r>
      <w:r w:rsidR="00B71618" w:rsidRPr="00274538">
        <w:rPr>
          <w:b/>
          <w:noProof/>
        </w:rPr>
        <w:fldChar w:fldCharType="end"/>
      </w:r>
      <w:bookmarkEnd w:id="59"/>
      <w:r w:rsidRPr="00274538">
        <w:rPr>
          <w:b/>
          <w:lang w:val="es-VE"/>
        </w:rPr>
        <w:t xml:space="preserve">: </w:t>
      </w:r>
      <w:r w:rsidR="00F17FDC" w:rsidRPr="00274538">
        <w:rPr>
          <w:b/>
          <w:lang w:val="es-VE"/>
        </w:rPr>
        <w:t>Opciones para la alineaci</w:t>
      </w:r>
      <w:r w:rsidR="00F17FDC">
        <w:rPr>
          <w:b/>
          <w:lang w:val="es-VE"/>
        </w:rPr>
        <w:t>ón de entidades para colas animadas</w:t>
      </w:r>
    </w:p>
    <w:tbl>
      <w:tblPr>
        <w:tblStyle w:val="Tablaconcuadrcula"/>
        <w:tblW w:w="0" w:type="auto"/>
        <w:tblInd w:w="792" w:type="dxa"/>
        <w:tblLook w:val="04A0" w:firstRow="1" w:lastRow="0" w:firstColumn="1" w:lastColumn="0" w:noHBand="0" w:noVBand="1"/>
      </w:tblPr>
      <w:tblGrid>
        <w:gridCol w:w="2700"/>
        <w:gridCol w:w="5220"/>
      </w:tblGrid>
      <w:tr w:rsidR="008809A0" w:rsidTr="00B71618">
        <w:tc>
          <w:tcPr>
            <w:tcW w:w="2700" w:type="dxa"/>
            <w:shd w:val="clear" w:color="auto" w:fill="548DD4" w:themeFill="text2" w:themeFillTint="99"/>
          </w:tcPr>
          <w:p w:rsidR="008809A0" w:rsidRPr="00865043" w:rsidRDefault="008809A0" w:rsidP="00274538">
            <w:pPr>
              <w:pStyle w:val="JRFigure"/>
              <w:spacing w:after="0"/>
              <w:rPr>
                <w:b/>
                <w:sz w:val="22"/>
                <w:szCs w:val="22"/>
              </w:rPr>
            </w:pPr>
            <w:r w:rsidRPr="00865043">
              <w:rPr>
                <w:b/>
              </w:rPr>
              <w:t>Queue Alignment Option</w:t>
            </w:r>
          </w:p>
        </w:tc>
        <w:tc>
          <w:tcPr>
            <w:tcW w:w="5220" w:type="dxa"/>
            <w:shd w:val="clear" w:color="auto" w:fill="548DD4" w:themeFill="text2" w:themeFillTint="99"/>
          </w:tcPr>
          <w:p w:rsidR="008809A0" w:rsidRPr="00865043" w:rsidRDefault="008809A0" w:rsidP="00274538">
            <w:pPr>
              <w:pStyle w:val="JRFigure"/>
              <w:spacing w:after="0"/>
              <w:rPr>
                <w:b/>
                <w:sz w:val="22"/>
                <w:szCs w:val="22"/>
              </w:rPr>
            </w:pPr>
            <w:r w:rsidRPr="00865043">
              <w:rPr>
                <w:b/>
              </w:rPr>
              <w:t>Description</w:t>
            </w:r>
          </w:p>
        </w:tc>
      </w:tr>
      <w:tr w:rsidR="008809A0" w:rsidRPr="00274538" w:rsidTr="00E12A9A">
        <w:tc>
          <w:tcPr>
            <w:tcW w:w="2700" w:type="dxa"/>
            <w:vAlign w:val="center"/>
          </w:tcPr>
          <w:p w:rsidR="008809A0" w:rsidRDefault="008809A0" w:rsidP="00274538">
            <w:pPr>
              <w:pStyle w:val="JRFigure"/>
              <w:spacing w:after="0"/>
              <w:rPr>
                <w:sz w:val="22"/>
                <w:szCs w:val="22"/>
              </w:rPr>
            </w:pPr>
            <w:r w:rsidRPr="005D7BA8">
              <w:rPr>
                <w:rFonts w:ascii="Courier New" w:hAnsi="Courier New" w:cs="Courier New"/>
              </w:rPr>
              <w:t>None</w:t>
            </w:r>
          </w:p>
        </w:tc>
        <w:tc>
          <w:tcPr>
            <w:tcW w:w="5220" w:type="dxa"/>
          </w:tcPr>
          <w:p w:rsidR="008809A0" w:rsidRPr="00274538" w:rsidRDefault="00F17FDC" w:rsidP="00274538">
            <w:pPr>
              <w:pStyle w:val="JRFigure"/>
              <w:spacing w:after="0"/>
              <w:rPr>
                <w:sz w:val="22"/>
                <w:szCs w:val="22"/>
                <w:lang w:val="es-VE"/>
              </w:rPr>
            </w:pPr>
            <w:r w:rsidRPr="00274538">
              <w:rPr>
                <w:lang w:val="es-VE"/>
              </w:rPr>
              <w:t xml:space="preserve">Las entidades apuntarán </w:t>
            </w:r>
            <w:r w:rsidR="00F8379D" w:rsidRPr="00274538">
              <w:rPr>
                <w:lang w:val="es-VE"/>
              </w:rPr>
              <w:t xml:space="preserve">de izquierda a derecho sin </w:t>
            </w:r>
            <w:r w:rsidR="00F8379D">
              <w:rPr>
                <w:lang w:val="es-VE"/>
              </w:rPr>
              <w:t>importa</w:t>
            </w:r>
            <w:r w:rsidR="00F8379D" w:rsidRPr="00274538">
              <w:rPr>
                <w:lang w:val="es-VE"/>
              </w:rPr>
              <w:t xml:space="preserve">r la orientación de la cola dentro del marco del objeto </w:t>
            </w:r>
          </w:p>
        </w:tc>
      </w:tr>
      <w:tr w:rsidR="008809A0" w:rsidRPr="00274538" w:rsidTr="00E12A9A">
        <w:tc>
          <w:tcPr>
            <w:tcW w:w="2700" w:type="dxa"/>
            <w:vAlign w:val="center"/>
          </w:tcPr>
          <w:p w:rsidR="008809A0" w:rsidRDefault="008809A0" w:rsidP="00274538">
            <w:pPr>
              <w:pStyle w:val="JRFigure"/>
              <w:spacing w:after="0"/>
              <w:rPr>
                <w:sz w:val="22"/>
                <w:szCs w:val="22"/>
              </w:rPr>
            </w:pPr>
            <w:r w:rsidRPr="005D7BA8">
              <w:rPr>
                <w:rFonts w:ascii="Courier New" w:hAnsi="Courier New" w:cs="Courier New"/>
              </w:rPr>
              <w:t>Inline</w:t>
            </w:r>
          </w:p>
        </w:tc>
        <w:tc>
          <w:tcPr>
            <w:tcW w:w="5220" w:type="dxa"/>
          </w:tcPr>
          <w:p w:rsidR="008809A0" w:rsidRPr="00274538" w:rsidRDefault="00F8379D" w:rsidP="00274538">
            <w:pPr>
              <w:pStyle w:val="JRFigure"/>
              <w:spacing w:after="0"/>
              <w:rPr>
                <w:sz w:val="22"/>
                <w:szCs w:val="22"/>
                <w:lang w:val="es-CL"/>
              </w:rPr>
            </w:pPr>
            <w:r w:rsidRPr="00274538">
              <w:rPr>
                <w:lang w:val="es-CL"/>
              </w:rPr>
              <w:t>Las entidades estarán orientadas a apuntar a lo largo de la línea</w:t>
            </w:r>
          </w:p>
        </w:tc>
      </w:tr>
      <w:tr w:rsidR="008809A0" w:rsidRPr="00274538" w:rsidTr="00E12A9A">
        <w:tc>
          <w:tcPr>
            <w:tcW w:w="2700" w:type="dxa"/>
            <w:vAlign w:val="center"/>
          </w:tcPr>
          <w:p w:rsidR="008809A0" w:rsidRDefault="008809A0" w:rsidP="00274538">
            <w:pPr>
              <w:pStyle w:val="JRFigure"/>
              <w:spacing w:after="0"/>
              <w:rPr>
                <w:sz w:val="22"/>
                <w:szCs w:val="22"/>
              </w:rPr>
            </w:pPr>
            <w:r w:rsidRPr="005D7BA8">
              <w:rPr>
                <w:rFonts w:ascii="Courier New" w:hAnsi="Courier New" w:cs="Courier New"/>
              </w:rPr>
              <w:t>Point</w:t>
            </w:r>
          </w:p>
        </w:tc>
        <w:tc>
          <w:tcPr>
            <w:tcW w:w="5220" w:type="dxa"/>
          </w:tcPr>
          <w:p w:rsidR="008809A0" w:rsidRPr="00274538" w:rsidRDefault="00F8379D" w:rsidP="00274538">
            <w:pPr>
              <w:pStyle w:val="JRFigure"/>
              <w:spacing w:after="0"/>
              <w:rPr>
                <w:sz w:val="22"/>
                <w:szCs w:val="22"/>
                <w:lang w:val="es-VE"/>
              </w:rPr>
            </w:pPr>
            <w:r w:rsidRPr="00274538">
              <w:rPr>
                <w:lang w:val="es-VE"/>
              </w:rPr>
              <w:t>Las entidades sólo residen en los vértices</w:t>
            </w:r>
            <w:r>
              <w:rPr>
                <w:lang w:val="es-VE"/>
              </w:rPr>
              <w:t xml:space="preserve"> </w:t>
            </w:r>
            <w:r w:rsidRPr="00274538">
              <w:rPr>
                <w:lang w:val="es-VE"/>
              </w:rPr>
              <w:t>de la cola pero apuntarán en la misma direcci</w:t>
            </w:r>
            <w:r>
              <w:rPr>
                <w:lang w:val="es-VE"/>
              </w:rPr>
              <w:t>ón</w:t>
            </w:r>
            <w:r w:rsidRPr="00274538">
              <w:rPr>
                <w:lang w:val="es-VE"/>
              </w:rPr>
              <w:t xml:space="preserve"> que los v</w:t>
            </w:r>
            <w:r>
              <w:rPr>
                <w:lang w:val="es-VE"/>
              </w:rPr>
              <w:t>értices</w:t>
            </w:r>
          </w:p>
        </w:tc>
      </w:tr>
      <w:tr w:rsidR="008809A0" w:rsidRPr="00274538" w:rsidTr="00E12A9A">
        <w:tc>
          <w:tcPr>
            <w:tcW w:w="2700" w:type="dxa"/>
            <w:vAlign w:val="center"/>
          </w:tcPr>
          <w:p w:rsidR="008809A0" w:rsidRPr="005D7BA8" w:rsidRDefault="008809A0" w:rsidP="00274538">
            <w:pPr>
              <w:pStyle w:val="JRFigure"/>
              <w:spacing w:after="0"/>
              <w:rPr>
                <w:rFonts w:ascii="Courier New" w:hAnsi="Courier New" w:cs="Courier New"/>
                <w:sz w:val="22"/>
                <w:szCs w:val="22"/>
              </w:rPr>
            </w:pPr>
            <w:r w:rsidRPr="005D7BA8">
              <w:rPr>
                <w:rFonts w:ascii="Courier New" w:hAnsi="Courier New" w:cs="Courier New"/>
              </w:rPr>
              <w:t>Oriented Point</w:t>
            </w:r>
          </w:p>
        </w:tc>
        <w:tc>
          <w:tcPr>
            <w:tcW w:w="5220" w:type="dxa"/>
          </w:tcPr>
          <w:p w:rsidR="008809A0" w:rsidRPr="00274538" w:rsidRDefault="00F8379D" w:rsidP="00274538">
            <w:pPr>
              <w:pStyle w:val="JRFigure"/>
              <w:spacing w:after="0"/>
              <w:rPr>
                <w:sz w:val="22"/>
                <w:szCs w:val="22"/>
                <w:lang w:val="es-VE"/>
              </w:rPr>
            </w:pPr>
            <w:r w:rsidRPr="00274538">
              <w:rPr>
                <w:lang w:val="es-VE"/>
              </w:rPr>
              <w:t>Las entidades s</w:t>
            </w:r>
            <w:r>
              <w:rPr>
                <w:lang w:val="es-VE"/>
              </w:rPr>
              <w:t>ó</w:t>
            </w:r>
            <w:r w:rsidRPr="00274538">
              <w:rPr>
                <w:lang w:val="es-VE"/>
              </w:rPr>
              <w:t xml:space="preserve">lo residen en los </w:t>
            </w:r>
            <w:r>
              <w:rPr>
                <w:lang w:val="es-VE"/>
              </w:rPr>
              <w:t>vé</w:t>
            </w:r>
            <w:r w:rsidRPr="00274538">
              <w:rPr>
                <w:lang w:val="es-VE"/>
              </w:rPr>
              <w:t>rtices pero pueden ser alineadas en direcciones diferentes para cada vértice</w:t>
            </w:r>
            <w:r w:rsidR="008809A0">
              <w:rPr>
                <w:rStyle w:val="Refdenotaalpie"/>
              </w:rPr>
              <w:footnoteReference w:id="4"/>
            </w:r>
          </w:p>
        </w:tc>
      </w:tr>
    </w:tbl>
    <w:p w:rsidR="00F8379D" w:rsidRPr="00274538" w:rsidRDefault="00F8379D" w:rsidP="00274538">
      <w:pPr>
        <w:rPr>
          <w:lang w:val="es-CL"/>
        </w:rPr>
      </w:pPr>
    </w:p>
    <w:p w:rsidR="00F8379D" w:rsidRPr="00274538" w:rsidRDefault="00534CBD" w:rsidP="00274538">
      <w:pPr>
        <w:rPr>
          <w:lang w:val="es-VE"/>
        </w:rPr>
      </w:pPr>
      <w:r>
        <w:rPr>
          <w:noProof/>
          <w:lang w:val="es-CL" w:eastAsia="es-CL"/>
        </w:rPr>
        <mc:AlternateContent>
          <mc:Choice Requires="wps">
            <w:drawing>
              <wp:anchor distT="0" distB="0" distL="114300" distR="114300" simplePos="0" relativeHeight="252313088" behindDoc="0" locked="0" layoutInCell="1" allowOverlap="1" wp14:anchorId="1D1B9351" wp14:editId="45EF4039">
                <wp:simplePos x="0" y="0"/>
                <wp:positionH relativeFrom="column">
                  <wp:posOffset>2914015</wp:posOffset>
                </wp:positionH>
                <wp:positionV relativeFrom="paragraph">
                  <wp:posOffset>180975</wp:posOffset>
                </wp:positionV>
                <wp:extent cx="1563370" cy="460375"/>
                <wp:effectExtent l="0" t="0" r="494030" b="73025"/>
                <wp:wrapNone/>
                <wp:docPr id="58733"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3370" cy="460375"/>
                        </a:xfrm>
                        <a:prstGeom prst="wedgeRoundRectCallout">
                          <a:avLst>
                            <a:gd name="adj1" fmla="val 75578"/>
                            <a:gd name="adj2" fmla="val 51721"/>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Pr="00274538" w:rsidRDefault="00274538" w:rsidP="001F21CC">
                            <w:pPr>
                              <w:jc w:val="center"/>
                              <w:rPr>
                                <w:lang w:val="es-VE"/>
                              </w:rPr>
                            </w:pPr>
                            <w:r w:rsidRPr="00274538">
                              <w:rPr>
                                <w:lang w:val="es-VE"/>
                              </w:rPr>
                              <w:t xml:space="preserve">Dos </w:t>
                            </w:r>
                            <w:r>
                              <w:rPr>
                                <w:lang w:val="es-VE"/>
                              </w:rPr>
                              <w:t>vé</w:t>
                            </w:r>
                            <w:r w:rsidRPr="00274538">
                              <w:rPr>
                                <w:lang w:val="es-VE"/>
                              </w:rPr>
                              <w:t>rtices  dirigidos hacia el SERVER</w:t>
                            </w:r>
                          </w:p>
                          <w:p w:rsidR="00274538" w:rsidRPr="00274538" w:rsidRDefault="00274538" w:rsidP="001F21CC">
                            <w:pPr>
                              <w:jc w:val="center"/>
                              <w:rPr>
                                <w:lang w:val="es-VE"/>
                              </w:rPr>
                            </w:pPr>
                          </w:p>
                          <w:p w:rsidR="00274538" w:rsidRPr="00274538" w:rsidRDefault="00274538">
                            <w:pPr>
                              <w:rPr>
                                <w:lang w:val="es-VE"/>
                              </w:rPr>
                            </w:pPr>
                          </w:p>
                          <w:p w:rsidR="00274538" w:rsidRDefault="00274538" w:rsidP="001F21CC">
                            <w:pPr>
                              <w:jc w:val="center"/>
                            </w:pPr>
                            <w:r>
                              <w:t>Two Vertices Directed toward Server</w:t>
                            </w:r>
                          </w:p>
                          <w:p w:rsidR="00274538" w:rsidRDefault="00274538" w:rsidP="001F21C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B9351" id="_x0000_s1056" type="#_x0000_t62" style="position:absolute;left:0;text-align:left;margin-left:229.45pt;margin-top:14.25pt;width:123.1pt;height:36.25pt;z-index:25231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" adj="27125,21972" fillcolor="white [3201]" strokecolor="#fabf8f [1945]" strokeweight="1pt">
                <v:fill color2="#fbd4b4 [1305]" focus="100%" type="gradient"/>
                <v:shadow on="t" color="#974706 [1609]" opacity=".5" offset="1pt"/>
                <v:textbox>
                  <w:txbxContent>
                    <w:p w:rsidR="00274538" w:rsidRPr="00274538" w:rsidRDefault="00274538" w:rsidP="001F21CC">
                      <w:pPr>
                        <w:jc w:val="center"/>
                        <w:rPr>
                          <w:lang w:val="es-VE"/>
                        </w:rPr>
                      </w:pPr>
                      <w:r w:rsidRPr="00274538">
                        <w:rPr>
                          <w:lang w:val="es-VE"/>
                        </w:rPr>
                        <w:t xml:space="preserve">Dos </w:t>
                      </w:r>
                      <w:r>
                        <w:rPr>
                          <w:lang w:val="es-VE"/>
                        </w:rPr>
                        <w:t>vé</w:t>
                      </w:r>
                      <w:r w:rsidRPr="00274538">
                        <w:rPr>
                          <w:lang w:val="es-VE"/>
                        </w:rPr>
                        <w:t>rtices  dirigidos hacia el SERVER</w:t>
                      </w:r>
                    </w:p>
                    <w:p w:rsidR="00274538" w:rsidRPr="00274538" w:rsidRDefault="00274538" w:rsidP="001F21CC">
                      <w:pPr>
                        <w:jc w:val="center"/>
                        <w:rPr>
                          <w:lang w:val="es-VE"/>
                        </w:rPr>
                      </w:pPr>
                    </w:p>
                    <w:p w:rsidR="00274538" w:rsidRPr="00274538" w:rsidRDefault="00274538">
                      <w:pPr>
                        <w:rPr>
                          <w:lang w:val="es-VE"/>
                        </w:rPr>
                      </w:pPr>
                    </w:p>
                    <w:p w:rsidR="00274538" w:rsidRDefault="00274538" w:rsidP="001F21CC">
                      <w:pPr>
                        <w:jc w:val="center"/>
                      </w:pPr>
                      <w:r>
                        <w:t>Two Vertices Directed toward Server</w:t>
                      </w:r>
                    </w:p>
                    <w:p w:rsidR="00274538" w:rsidRDefault="00274538" w:rsidP="001F21CC">
                      <w:pPr>
                        <w:jc w:val="center"/>
                      </w:pPr>
                    </w:p>
                  </w:txbxContent>
                </v:textbox>
              </v:shape>
            </w:pict>
          </mc:Fallback>
        </mc:AlternateContent>
      </w:r>
      <w:r>
        <w:rPr>
          <w:noProof/>
          <w:lang w:val="es-CL" w:eastAsia="es-CL"/>
        </w:rPr>
        <mc:AlternateContent>
          <mc:Choice Requires="wps">
            <w:drawing>
              <wp:anchor distT="0" distB="0" distL="114300" distR="114300" simplePos="0" relativeHeight="252312064" behindDoc="0" locked="0" layoutInCell="1" allowOverlap="1" wp14:anchorId="067FB496" wp14:editId="6C3F84DA">
                <wp:simplePos x="0" y="0"/>
                <wp:positionH relativeFrom="column">
                  <wp:posOffset>900430</wp:posOffset>
                </wp:positionH>
                <wp:positionV relativeFrom="paragraph">
                  <wp:posOffset>215265</wp:posOffset>
                </wp:positionV>
                <wp:extent cx="958215" cy="460375"/>
                <wp:effectExtent l="0" t="0" r="32385" b="415925"/>
                <wp:wrapNone/>
                <wp:docPr id="58732"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215" cy="460375"/>
                        </a:xfrm>
                        <a:prstGeom prst="wedgeRoundRectCallout">
                          <a:avLst>
                            <a:gd name="adj1" fmla="val -18264"/>
                            <a:gd name="adj2" fmla="val 123661"/>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1F21CC">
                            <w:pPr>
                              <w:jc w:val="center"/>
                            </w:pPr>
                            <w:proofErr w:type="spellStart"/>
                            <w:r>
                              <w:t>Opciones</w:t>
                            </w:r>
                            <w:proofErr w:type="spellEnd"/>
                            <w:r>
                              <w:t xml:space="preserve"> de </w:t>
                            </w:r>
                            <w:proofErr w:type="spellStart"/>
                            <w:r>
                              <w:t>alineación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FB496" id="_x0000_s1057" type="#_x0000_t62" style="position:absolute;left:0;text-align:left;margin-left:70.9pt;margin-top:16.95pt;width:75.45pt;height:36.25pt;z-index:25231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" adj="6855,37511" fillcolor="white [3201]" strokecolor="#fabf8f [1945]" strokeweight="1pt">
                <v:fill color2="#fbd4b4 [1305]" focus="100%" type="gradient"/>
                <v:shadow on="t" color="#974706 [1609]" opacity=".5" offset="1pt"/>
                <v:textbox>
                  <w:txbxContent>
                    <w:p w:rsidR="00274538" w:rsidRDefault="00274538" w:rsidP="001F21CC">
                      <w:pPr>
                        <w:jc w:val="center"/>
                      </w:pPr>
                      <w:proofErr w:type="spellStart"/>
                      <w:r>
                        <w:t>Opciones</w:t>
                      </w:r>
                      <w:proofErr w:type="spellEnd"/>
                      <w:r>
                        <w:t xml:space="preserve"> de </w:t>
                      </w:r>
                      <w:proofErr w:type="spellStart"/>
                      <w:r>
                        <w:t>alineación</w:t>
                      </w:r>
                      <w:proofErr w:type="spellEnd"/>
                    </w:p>
                  </w:txbxContent>
                </v:textbox>
              </v:shape>
            </w:pict>
          </mc:Fallback>
        </mc:AlternateContent>
      </w:r>
      <w:r w:rsidR="00F8379D" w:rsidRPr="00274538">
        <w:rPr>
          <w:b/>
          <w:i/>
          <w:lang w:val="es-VE"/>
        </w:rPr>
        <w:t>Paso 6:</w:t>
      </w:r>
      <w:r w:rsidR="00F8379D" w:rsidRPr="00274538">
        <w:rPr>
          <w:lang w:val="es-VE"/>
        </w:rPr>
        <w:t xml:space="preserve"> Repita el proceso </w:t>
      </w:r>
      <w:r w:rsidRPr="00274538">
        <w:rPr>
          <w:lang w:val="es-VE"/>
        </w:rPr>
        <w:t xml:space="preserve">para la animación de colas para el </w:t>
      </w:r>
      <w:r w:rsidRPr="00FF39D1">
        <w:rPr>
          <w:i/>
          <w:lang w:val="es-VE"/>
        </w:rPr>
        <w:t>“</w:t>
      </w:r>
      <w:proofErr w:type="spellStart"/>
      <w:r>
        <w:rPr>
          <w:i/>
          <w:lang w:val="es-VE"/>
        </w:rPr>
        <w:t>processing</w:t>
      </w:r>
      <w:proofErr w:type="spellEnd"/>
      <w:r>
        <w:rPr>
          <w:i/>
          <w:lang w:val="es-VE"/>
        </w:rPr>
        <w:t xml:space="preserve"> </w:t>
      </w:r>
      <w:proofErr w:type="spellStart"/>
      <w:r>
        <w:rPr>
          <w:i/>
          <w:lang w:val="es-VE"/>
        </w:rPr>
        <w:t>contents</w:t>
      </w:r>
      <w:proofErr w:type="spellEnd"/>
      <w:r w:rsidRPr="00FF39D1">
        <w:rPr>
          <w:i/>
          <w:lang w:val="es-VE"/>
        </w:rPr>
        <w:t>”</w:t>
      </w:r>
      <w:r>
        <w:rPr>
          <w:lang w:val="es-VE"/>
        </w:rPr>
        <w:t xml:space="preserve"> del </w:t>
      </w:r>
      <w:proofErr w:type="spellStart"/>
      <w:r w:rsidRPr="00274538">
        <w:rPr>
          <w:b/>
          <w:lang w:val="es-VE"/>
        </w:rPr>
        <w:t>SrvPayCashier</w:t>
      </w:r>
      <w:proofErr w:type="spellEnd"/>
      <w:r w:rsidRPr="00274538">
        <w:rPr>
          <w:lang w:val="es-VE"/>
        </w:rPr>
        <w:t>.</w:t>
      </w:r>
    </w:p>
    <w:p w:rsidR="008809A0" w:rsidRDefault="008809A0" w:rsidP="00274538">
      <w:pPr>
        <w:pStyle w:val="JRPart"/>
      </w:pPr>
      <w:r w:rsidRPr="00274538">
        <w:rPr>
          <w:noProof/>
          <w:lang w:val="es-VE"/>
        </w:rPr>
        <w:t xml:space="preserve"> </w:t>
      </w:r>
      <w:r>
        <w:rPr>
          <w:noProof/>
          <w:lang w:val="es-CL" w:eastAsia="es-CL"/>
        </w:rPr>
        <w:drawing>
          <wp:inline distT="0" distB="0" distL="0" distR="0" wp14:anchorId="5BD89F65" wp14:editId="2067DDCE">
            <wp:extent cx="4386853" cy="1059536"/>
            <wp:effectExtent l="0" t="0" r="0" b="7620"/>
            <wp:docPr id="58750" name="Picture 58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5895" cy="1083457"/>
                    </a:xfrm>
                    <a:prstGeom prst="rect">
                      <a:avLst/>
                    </a:prstGeom>
                  </pic:spPr>
                </pic:pic>
              </a:graphicData>
            </a:graphic>
          </wp:inline>
        </w:drawing>
      </w:r>
      <w:r>
        <w:rPr>
          <w:noProof/>
        </w:rPr>
        <w:t xml:space="preserve">    </w:t>
      </w:r>
      <w:r w:rsidRPr="00C73D3E">
        <w:rPr>
          <w:noProof/>
          <w:lang w:val="es-CL" w:eastAsia="es-CL"/>
        </w:rPr>
        <w:drawing>
          <wp:inline distT="0" distB="0" distL="0" distR="0" wp14:anchorId="4BB4E1D4" wp14:editId="7548727B">
            <wp:extent cx="1313624" cy="1463040"/>
            <wp:effectExtent l="0" t="0" r="1270" b="3810"/>
            <wp:docPr id="58751" name="Picture 58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1313624" cy="1463040"/>
                    </a:xfrm>
                    <a:prstGeom prst="rect">
                      <a:avLst/>
                    </a:prstGeom>
                  </pic:spPr>
                </pic:pic>
              </a:graphicData>
            </a:graphic>
          </wp:inline>
        </w:drawing>
      </w:r>
    </w:p>
    <w:p w:rsidR="0098424A" w:rsidRDefault="008809A0" w:rsidP="001F21CC">
      <w:pPr>
        <w:pStyle w:val="Descripcin"/>
        <w:rPr>
          <w:lang w:val="es-VE"/>
        </w:rPr>
      </w:pPr>
      <w:bookmarkStart w:id="60" w:name="_Ref303024916"/>
      <w:r w:rsidRPr="00274538">
        <w:rPr>
          <w:lang w:val="es-VE"/>
        </w:rPr>
        <w:t>Figur</w:t>
      </w:r>
      <w:r w:rsidR="00534CBD" w:rsidRPr="00274538">
        <w:rPr>
          <w:lang w:val="es-VE"/>
        </w:rPr>
        <w:t>a</w:t>
      </w:r>
      <w:r w:rsidRPr="00274538">
        <w:rPr>
          <w:lang w:val="es-VE"/>
        </w:rPr>
        <w:t xml:space="preserve"> </w:t>
      </w:r>
      <w:r w:rsidR="00B71618">
        <w:fldChar w:fldCharType="begin"/>
      </w:r>
      <w:r w:rsidR="00B71618" w:rsidRPr="00274538">
        <w:rPr>
          <w:lang w:val="es-VE"/>
        </w:rPr>
        <w:instrText xml:space="preserve"> STYLEREF 1 \s </w:instrText>
      </w:r>
      <w:r w:rsidR="00B71618">
        <w:fldChar w:fldCharType="separate"/>
      </w:r>
      <w:r w:rsidR="008F0C19">
        <w:rPr>
          <w:noProof/>
          <w:lang w:val="es-VE"/>
        </w:rPr>
        <w:t>0</w:t>
      </w:r>
      <w:r w:rsidR="00B71618">
        <w:rPr>
          <w:noProof/>
        </w:rPr>
        <w:fldChar w:fldCharType="end"/>
      </w:r>
      <w:r w:rsidRPr="00274538">
        <w:rPr>
          <w:lang w:val="es-VE"/>
        </w:rPr>
        <w:t>.</w:t>
      </w:r>
      <w:r w:rsidR="00B71618">
        <w:fldChar w:fldCharType="begin"/>
      </w:r>
      <w:r w:rsidR="00B71618" w:rsidRPr="00274538">
        <w:rPr>
          <w:lang w:val="es-VE"/>
        </w:rPr>
        <w:instrText xml:space="preserve"> SEQ Figure \* ARABIC \s 1 </w:instrText>
      </w:r>
      <w:r w:rsidR="00B71618">
        <w:fldChar w:fldCharType="separate"/>
      </w:r>
      <w:r w:rsidR="008F0C19">
        <w:rPr>
          <w:noProof/>
          <w:lang w:val="es-VE"/>
        </w:rPr>
        <w:t>7</w:t>
      </w:r>
      <w:r w:rsidR="00B71618">
        <w:rPr>
          <w:noProof/>
        </w:rPr>
        <w:fldChar w:fldCharType="end"/>
      </w:r>
      <w:bookmarkEnd w:id="60"/>
      <w:r w:rsidRPr="00274538">
        <w:rPr>
          <w:lang w:val="es-VE"/>
        </w:rPr>
        <w:t xml:space="preserve">: </w:t>
      </w:r>
      <w:r w:rsidR="00534CBD">
        <w:rPr>
          <w:lang w:val="es-VE"/>
        </w:rPr>
        <w:t>Cambiando la or</w:t>
      </w:r>
      <w:r w:rsidR="00534CBD" w:rsidRPr="00274538">
        <w:rPr>
          <w:lang w:val="es-VE"/>
        </w:rPr>
        <w:t>ientaci</w:t>
      </w:r>
      <w:r w:rsidR="00534CBD">
        <w:rPr>
          <w:lang w:val="es-VE"/>
        </w:rPr>
        <w:t>ó</w:t>
      </w:r>
      <w:r w:rsidR="00534CBD" w:rsidRPr="00274538">
        <w:rPr>
          <w:lang w:val="es-VE"/>
        </w:rPr>
        <w:t>n de las enti</w:t>
      </w:r>
      <w:r w:rsidR="00534CBD">
        <w:rPr>
          <w:lang w:val="es-VE"/>
        </w:rPr>
        <w:t>d</w:t>
      </w:r>
      <w:r w:rsidR="00534CBD" w:rsidRPr="00274538">
        <w:rPr>
          <w:lang w:val="es-VE"/>
        </w:rPr>
        <w:t>ades en las colas animadas</w:t>
      </w:r>
    </w:p>
    <w:p w:rsidR="0098424A" w:rsidRDefault="0098424A" w:rsidP="001F21CC">
      <w:pPr>
        <w:pStyle w:val="Descripcin"/>
        <w:rPr>
          <w:lang w:val="es-VE"/>
        </w:rPr>
      </w:pPr>
    </w:p>
    <w:p w:rsidR="0098424A" w:rsidRPr="00274538" w:rsidRDefault="0098424A" w:rsidP="00274538">
      <w:pPr>
        <w:rPr>
          <w:lang w:val="es-VE"/>
        </w:rPr>
      </w:pPr>
    </w:p>
    <w:p w:rsidR="00C47CAE" w:rsidRDefault="0098424A" w:rsidP="00274538">
      <w:pPr>
        <w:pStyle w:val="Descripcin"/>
        <w:jc w:val="both"/>
        <w:rPr>
          <w:b w:val="0"/>
          <w:lang w:val="es-VE"/>
        </w:rPr>
      </w:pPr>
      <w:r>
        <w:rPr>
          <w:lang w:val="es-VE"/>
        </w:rPr>
        <w:lastRenderedPageBreak/>
        <w:t xml:space="preserve">Paso 7: </w:t>
      </w:r>
      <w:r w:rsidRPr="00274538">
        <w:rPr>
          <w:b w:val="0"/>
          <w:lang w:val="es-VE"/>
        </w:rPr>
        <w:t>Mueve los símbolos</w:t>
      </w:r>
      <w:r>
        <w:rPr>
          <w:lang w:val="es-VE"/>
        </w:rPr>
        <w:t xml:space="preserve"> </w:t>
      </w:r>
      <w:r w:rsidR="00F04C3E">
        <w:rPr>
          <w:b w:val="0"/>
          <w:lang w:val="es-VE"/>
        </w:rPr>
        <w:t>alrededor del espacio para simul</w:t>
      </w:r>
      <w:ins w:id="61" w:author="Postgrado" w:date="2016-09-21T15:19:00Z">
        <w:r w:rsidR="00A27E87">
          <w:rPr>
            <w:b w:val="0"/>
            <w:lang w:val="es-VE"/>
          </w:rPr>
          <w:t xml:space="preserve">ar y </w:t>
        </w:r>
      </w:ins>
      <w:del w:id="62" w:author="Postgrado" w:date="2016-09-21T15:19:00Z">
        <w:r w:rsidR="00F04C3E" w:rsidDel="00A27E87">
          <w:rPr>
            <w:b w:val="0"/>
            <w:lang w:val="es-VE"/>
          </w:rPr>
          <w:delText>ar para</w:delText>
        </w:r>
      </w:del>
      <w:r w:rsidR="00F04C3E">
        <w:rPr>
          <w:b w:val="0"/>
          <w:lang w:val="es-VE"/>
        </w:rPr>
        <w:t xml:space="preserve"> así producir una mejor interpretación de la heladería. Puedes añadir paredes a la tienda usando la herramienta </w:t>
      </w:r>
      <w:r w:rsidR="00F04C3E" w:rsidRPr="00274538">
        <w:rPr>
          <w:b w:val="0"/>
          <w:lang w:val="es-VE"/>
        </w:rPr>
        <w:t>“</w:t>
      </w:r>
      <w:proofErr w:type="spellStart"/>
      <w:r w:rsidR="00F04C3E" w:rsidRPr="00274538">
        <w:rPr>
          <w:b w:val="0"/>
          <w:i/>
          <w:lang w:val="es-VE"/>
        </w:rPr>
        <w:t>Polyline</w:t>
      </w:r>
      <w:proofErr w:type="spellEnd"/>
      <w:r w:rsidR="00F04C3E" w:rsidRPr="00274538">
        <w:rPr>
          <w:b w:val="0"/>
          <w:lang w:val="es-VE"/>
        </w:rPr>
        <w:t xml:space="preserve">” de la pestaña </w:t>
      </w:r>
      <w:proofErr w:type="spellStart"/>
      <w:r w:rsidR="00F04C3E" w:rsidRPr="00274538">
        <w:rPr>
          <w:b w:val="0"/>
          <w:i/>
          <w:lang w:val="es-VE"/>
        </w:rPr>
        <w:t>Drawing</w:t>
      </w:r>
      <w:proofErr w:type="spellEnd"/>
      <w:r w:rsidR="00C47CAE" w:rsidRPr="00274538">
        <w:rPr>
          <w:b w:val="0"/>
          <w:lang w:val="es-VE"/>
        </w:rPr>
        <w:t xml:space="preserve">. </w:t>
      </w:r>
      <w:r w:rsidR="00C47CAE">
        <w:rPr>
          <w:b w:val="0"/>
          <w:lang w:val="es-VE"/>
        </w:rPr>
        <w:t xml:space="preserve">Asegúrate de establecer la altura de los objetos en la sección </w:t>
      </w:r>
      <w:r w:rsidR="00C47CAE" w:rsidRPr="00274538">
        <w:rPr>
          <w:b w:val="0"/>
          <w:lang w:val="es-VE"/>
        </w:rPr>
        <w:t>“</w:t>
      </w:r>
      <w:proofErr w:type="spellStart"/>
      <w:r w:rsidR="00C47CAE" w:rsidRPr="00274538">
        <w:rPr>
          <w:b w:val="0"/>
          <w:i/>
          <w:lang w:val="es-VE"/>
        </w:rPr>
        <w:t>Object</w:t>
      </w:r>
      <w:proofErr w:type="spellEnd"/>
      <w:r w:rsidR="00C47CAE" w:rsidRPr="00274538">
        <w:rPr>
          <w:b w:val="0"/>
          <w:lang w:val="es-VE"/>
        </w:rPr>
        <w:t xml:space="preserve">” en la pestaña </w:t>
      </w:r>
      <w:proofErr w:type="spellStart"/>
      <w:r w:rsidR="00C47CAE" w:rsidRPr="00274538">
        <w:rPr>
          <w:b w:val="0"/>
          <w:i/>
          <w:lang w:val="es-VE"/>
        </w:rPr>
        <w:t>Drawing</w:t>
      </w:r>
      <w:proofErr w:type="spellEnd"/>
      <w:r w:rsidR="00C47CAE" w:rsidRPr="00274538">
        <w:rPr>
          <w:b w:val="0"/>
          <w:i/>
          <w:lang w:val="es-VE"/>
        </w:rPr>
        <w:t>.</w:t>
      </w:r>
      <w:r w:rsidR="00C47CAE">
        <w:rPr>
          <w:b w:val="0"/>
          <w:i/>
          <w:lang w:val="es-VE"/>
        </w:rPr>
        <w:t xml:space="preserve"> </w:t>
      </w:r>
      <w:r w:rsidR="00C47CAE">
        <w:rPr>
          <w:b w:val="0"/>
          <w:lang w:val="es-VE"/>
        </w:rPr>
        <w:t xml:space="preserve">Las unidades de longitud están en metros a menos que se especifiques las unidades a ser diferentes. </w:t>
      </w:r>
    </w:p>
    <w:p w:rsidR="00A84649" w:rsidRDefault="00C47CAE" w:rsidP="00274538">
      <w:pPr>
        <w:pStyle w:val="Descripcin"/>
        <w:jc w:val="both"/>
        <w:rPr>
          <w:b w:val="0"/>
          <w:lang w:val="es-VE"/>
        </w:rPr>
      </w:pPr>
      <w:r w:rsidRPr="00274538">
        <w:rPr>
          <w:lang w:val="es-VE"/>
        </w:rPr>
        <w:t>Paso 8:</w:t>
      </w:r>
      <w:r>
        <w:rPr>
          <w:b w:val="0"/>
          <w:lang w:val="es-VE"/>
        </w:rPr>
        <w:t xml:space="preserve"> El “</w:t>
      </w:r>
      <w:proofErr w:type="spellStart"/>
      <w:r>
        <w:rPr>
          <w:b w:val="0"/>
          <w:lang w:val="es-VE"/>
        </w:rPr>
        <w:t>path</w:t>
      </w:r>
      <w:proofErr w:type="spellEnd"/>
      <w:r w:rsidRPr="00FF39D1">
        <w:rPr>
          <w:b w:val="0"/>
          <w:lang w:val="es-VE"/>
        </w:rPr>
        <w:t>”</w:t>
      </w:r>
      <w:r>
        <w:rPr>
          <w:b w:val="0"/>
          <w:lang w:val="es-VE"/>
        </w:rPr>
        <w:t xml:space="preserve"> </w:t>
      </w:r>
      <w:ins w:id="63" w:author="Postgrado" w:date="2016-09-21T15:42:00Z">
        <w:r w:rsidR="00D173B0">
          <w:rPr>
            <w:b w:val="0"/>
            <w:lang w:val="es-VE"/>
          </w:rPr>
          <w:t>o</w:t>
        </w:r>
      </w:ins>
      <w:del w:id="64" w:author="Postgrado" w:date="2016-09-21T15:42:00Z">
        <w:r w:rsidDel="00D173B0">
          <w:rPr>
            <w:b w:val="0"/>
            <w:lang w:val="es-VE"/>
          </w:rPr>
          <w:delText>ó</w:delText>
        </w:r>
      </w:del>
      <w:r>
        <w:rPr>
          <w:b w:val="0"/>
          <w:lang w:val="es-VE"/>
        </w:rPr>
        <w:t xml:space="preserve"> camino desde el objeto </w:t>
      </w:r>
      <w:proofErr w:type="spellStart"/>
      <w:r w:rsidRPr="00274538">
        <w:rPr>
          <w:rStyle w:val="JROurNamesChar"/>
          <w:b/>
          <w:lang w:val="es-VE"/>
        </w:rPr>
        <w:t>SrvPayCashier</w:t>
      </w:r>
      <w:proofErr w:type="spellEnd"/>
      <w:r w:rsidRPr="00274538">
        <w:rPr>
          <w:lang w:val="es-VE"/>
        </w:rPr>
        <w:t xml:space="preserve"> </w:t>
      </w:r>
      <w:r w:rsidRPr="00274538">
        <w:rPr>
          <w:b w:val="0"/>
          <w:lang w:val="es-VE"/>
        </w:rPr>
        <w:t>al objeto</w:t>
      </w:r>
      <w:r w:rsidRPr="00274538">
        <w:rPr>
          <w:lang w:val="es-VE"/>
        </w:rPr>
        <w:t xml:space="preserve"> </w:t>
      </w:r>
      <w:proofErr w:type="spellStart"/>
      <w:r w:rsidRPr="00274538">
        <w:rPr>
          <w:rStyle w:val="JROurNamesChar"/>
          <w:b/>
          <w:lang w:val="es-VE"/>
        </w:rPr>
        <w:t>SnkLeave</w:t>
      </w:r>
      <w:proofErr w:type="spellEnd"/>
      <w:r w:rsidRPr="00274538">
        <w:rPr>
          <w:lang w:val="es-VE"/>
        </w:rPr>
        <w:t xml:space="preserve"> </w:t>
      </w:r>
      <w:r>
        <w:rPr>
          <w:b w:val="0"/>
          <w:lang w:val="es-VE"/>
        </w:rPr>
        <w:t>puede</w:t>
      </w:r>
      <w:r w:rsidRPr="00274538">
        <w:rPr>
          <w:b w:val="0"/>
          <w:lang w:val="es-VE"/>
        </w:rPr>
        <w:t xml:space="preserve"> tener un “</w:t>
      </w:r>
      <w:proofErr w:type="spellStart"/>
      <w:r w:rsidRPr="00274538">
        <w:rPr>
          <w:b w:val="0"/>
          <w:lang w:val="es-VE"/>
        </w:rPr>
        <w:t>path</w:t>
      </w:r>
      <w:proofErr w:type="spellEnd"/>
      <w:r w:rsidRPr="00274538">
        <w:rPr>
          <w:b w:val="0"/>
          <w:lang w:val="es-VE"/>
        </w:rPr>
        <w:t xml:space="preserve"> </w:t>
      </w:r>
      <w:proofErr w:type="spellStart"/>
      <w:r w:rsidRPr="00274538">
        <w:rPr>
          <w:b w:val="0"/>
          <w:lang w:val="es-VE"/>
        </w:rPr>
        <w:t>decorator</w:t>
      </w:r>
      <w:proofErr w:type="spellEnd"/>
      <w:r w:rsidRPr="00274538">
        <w:rPr>
          <w:b w:val="0"/>
          <w:lang w:val="es-VE"/>
        </w:rPr>
        <w:t>”</w:t>
      </w:r>
      <w:r>
        <w:rPr>
          <w:b w:val="0"/>
          <w:lang w:val="es-VE"/>
        </w:rPr>
        <w:t xml:space="preserve">. Los </w:t>
      </w:r>
      <w:r w:rsidRPr="00FF39D1">
        <w:rPr>
          <w:b w:val="0"/>
          <w:lang w:val="es-VE"/>
        </w:rPr>
        <w:t>“</w:t>
      </w:r>
      <w:proofErr w:type="spellStart"/>
      <w:r w:rsidRPr="00FF39D1">
        <w:rPr>
          <w:b w:val="0"/>
          <w:lang w:val="es-VE"/>
        </w:rPr>
        <w:t>path</w:t>
      </w:r>
      <w:proofErr w:type="spellEnd"/>
      <w:r w:rsidRPr="00FF39D1">
        <w:rPr>
          <w:b w:val="0"/>
          <w:lang w:val="es-VE"/>
        </w:rPr>
        <w:t xml:space="preserve"> </w:t>
      </w:r>
      <w:proofErr w:type="spellStart"/>
      <w:r w:rsidRPr="00FF39D1">
        <w:rPr>
          <w:b w:val="0"/>
          <w:lang w:val="es-VE"/>
        </w:rPr>
        <w:t>decorator</w:t>
      </w:r>
      <w:proofErr w:type="spellEnd"/>
      <w:r w:rsidRPr="00FF39D1">
        <w:rPr>
          <w:b w:val="0"/>
          <w:lang w:val="es-VE"/>
        </w:rPr>
        <w:t>”</w:t>
      </w:r>
      <w:r>
        <w:rPr>
          <w:b w:val="0"/>
          <w:lang w:val="es-VE"/>
        </w:rPr>
        <w:t xml:space="preserve"> pueden ser añadidos haciendo clic en el “</w:t>
      </w:r>
      <w:proofErr w:type="spellStart"/>
      <w:r>
        <w:rPr>
          <w:b w:val="0"/>
          <w:lang w:val="es-VE"/>
        </w:rPr>
        <w:t>path</w:t>
      </w:r>
      <w:proofErr w:type="spellEnd"/>
      <w:r w:rsidRPr="00FF39D1">
        <w:rPr>
          <w:b w:val="0"/>
          <w:lang w:val="es-VE"/>
        </w:rPr>
        <w:t>”</w:t>
      </w:r>
      <w:r>
        <w:rPr>
          <w:b w:val="0"/>
          <w:lang w:val="es-VE"/>
        </w:rPr>
        <w:t xml:space="preserve"> y seleccionando </w:t>
      </w:r>
      <w:r w:rsidRPr="00274538">
        <w:rPr>
          <w:b w:val="0"/>
          <w:lang w:val="es-VE"/>
        </w:rPr>
        <w:t>“</w:t>
      </w:r>
      <w:proofErr w:type="spellStart"/>
      <w:r w:rsidRPr="00274538">
        <w:rPr>
          <w:b w:val="0"/>
          <w:i/>
          <w:lang w:val="es-VE"/>
        </w:rPr>
        <w:t>Decorator</w:t>
      </w:r>
      <w:proofErr w:type="spellEnd"/>
      <w:r w:rsidRPr="00274538">
        <w:rPr>
          <w:b w:val="0"/>
          <w:lang w:val="es-VE"/>
        </w:rPr>
        <w:t>”</w:t>
      </w:r>
      <w:r>
        <w:rPr>
          <w:b w:val="0"/>
          <w:lang w:val="es-VE"/>
        </w:rPr>
        <w:t xml:space="preserve">. </w:t>
      </w:r>
      <w:r w:rsidR="00A84649">
        <w:rPr>
          <w:b w:val="0"/>
          <w:lang w:val="es-VE"/>
        </w:rPr>
        <w:t xml:space="preserve">Para ver a las personas en este camino cambia el tiempo de viaje a 300 segundos. </w:t>
      </w:r>
    </w:p>
    <w:p w:rsidR="00A84649" w:rsidRDefault="00A84649" w:rsidP="00274538">
      <w:pPr>
        <w:pStyle w:val="Descripcin"/>
        <w:jc w:val="both"/>
        <w:rPr>
          <w:b w:val="0"/>
          <w:lang w:val="es-VE"/>
        </w:rPr>
      </w:pPr>
      <w:r w:rsidRPr="00274538">
        <w:rPr>
          <w:lang w:val="es-VE"/>
        </w:rPr>
        <w:t>Paso 9:</w:t>
      </w:r>
      <w:r>
        <w:rPr>
          <w:b w:val="0"/>
          <w:lang w:val="es-VE"/>
        </w:rPr>
        <w:t xml:space="preserve"> Ahora corre el modelo y observa la animación. Varios de los símbolos que representan las colas pueden requerir que las extiendas. Por ejemplo, la línea asociada al número de personas esperando p</w:t>
      </w:r>
      <w:ins w:id="65" w:author="Postgrado" w:date="2016-09-21T16:04:00Z">
        <w:r w:rsidR="00542A11">
          <w:rPr>
            <w:b w:val="0"/>
            <w:lang w:val="es-VE"/>
          </w:rPr>
          <w:t>or</w:t>
        </w:r>
      </w:ins>
      <w:del w:id="66" w:author="Postgrado" w:date="2016-09-21T16:04:00Z">
        <w:r w:rsidDel="00542A11">
          <w:rPr>
            <w:b w:val="0"/>
            <w:lang w:val="es-VE"/>
          </w:rPr>
          <w:delText>ro</w:delText>
        </w:r>
      </w:del>
      <w:r>
        <w:rPr>
          <w:b w:val="0"/>
          <w:lang w:val="es-VE"/>
        </w:rPr>
        <w:t xml:space="preserve"> su helado puede ser corta, así que podrías extenderla. Recuerda que la longitud de la cola animada no tiene impacto en el número actual de clientes que se encuentran en la cola (por ejemplo, es posible que hayan más entidades esperando que las que se muestran)</w:t>
      </w:r>
    </w:p>
    <w:p w:rsidR="008809A0" w:rsidRPr="00274538" w:rsidRDefault="008809A0" w:rsidP="00274538">
      <w:pPr>
        <w:pStyle w:val="Descripcin"/>
        <w:jc w:val="both"/>
        <w:rPr>
          <w:lang w:val="es-VE"/>
        </w:rPr>
      </w:pPr>
    </w:p>
    <w:p w:rsidR="008809A0" w:rsidRPr="00274538" w:rsidRDefault="00A84649" w:rsidP="00274538">
      <w:pPr>
        <w:pStyle w:val="JRStepPart"/>
        <w:numPr>
          <w:ilvl w:val="0"/>
          <w:numId w:val="0"/>
        </w:numPr>
        <w:ind w:left="360" w:hanging="360"/>
        <w:rPr>
          <w:lang w:val="es-VE"/>
        </w:rPr>
      </w:pPr>
      <w:r w:rsidRPr="00274538">
        <w:rPr>
          <w:i/>
          <w:lang w:val="es-VE"/>
        </w:rPr>
        <w:t>Pregunta 12:</w:t>
      </w:r>
      <w:r w:rsidRPr="00274538">
        <w:rPr>
          <w:lang w:val="es-VE"/>
        </w:rPr>
        <w:t xml:space="preserve"> Muestra la animación a tus </w:t>
      </w:r>
      <w:r>
        <w:rPr>
          <w:lang w:val="es-VE"/>
        </w:rPr>
        <w:t xml:space="preserve">compañeros. </w:t>
      </w:r>
      <w:r w:rsidRPr="00FF39D1">
        <w:rPr>
          <w:rFonts w:ascii="Arial" w:hAnsi="Arial" w:cs="Arial"/>
          <w:color w:val="222222"/>
          <w:shd w:val="clear" w:color="auto" w:fill="FFFFFF"/>
          <w:lang w:val="es-VE"/>
        </w:rPr>
        <w:t>¿</w:t>
      </w:r>
      <w:proofErr w:type="spellStart"/>
      <w:r>
        <w:rPr>
          <w:lang w:val="es-VE"/>
        </w:rPr>
        <w:t>Cúal</w:t>
      </w:r>
      <w:proofErr w:type="spellEnd"/>
      <w:r>
        <w:rPr>
          <w:lang w:val="es-VE"/>
        </w:rPr>
        <w:t xml:space="preserve"> es su reacción</w:t>
      </w:r>
      <w:r w:rsidRPr="00FF39D1">
        <w:rPr>
          <w:lang w:val="es-VE"/>
        </w:rPr>
        <w:t>?</w:t>
      </w:r>
      <w:ins w:id="67" w:author="Marcelo Gallegos" w:date="2019-11-22T02:59:00Z">
        <w:r w:rsidR="005B4C30">
          <w:rPr>
            <w:lang w:val="es-VE"/>
          </w:rPr>
          <w:t xml:space="preserve"> </w:t>
        </w:r>
      </w:ins>
      <w:ins w:id="68" w:author="Marcelo Gallegos" w:date="2019-11-22T03:01:00Z">
        <w:r w:rsidR="005B4C30">
          <w:rPr>
            <w:lang w:val="es-VE"/>
          </w:rPr>
          <w:t>Desconozco, están durmiendo.</w:t>
        </w:r>
      </w:ins>
    </w:p>
    <w:p w:rsidR="008809A0" w:rsidRPr="00274538" w:rsidRDefault="008809A0" w:rsidP="00274538">
      <w:pPr>
        <w:pStyle w:val="JRQuestion"/>
        <w:numPr>
          <w:ilvl w:val="0"/>
          <w:numId w:val="0"/>
        </w:numPr>
        <w:rPr>
          <w:lang w:val="es-CL"/>
        </w:rPr>
      </w:pPr>
      <w:r w:rsidRPr="00274538">
        <w:rPr>
          <w:lang w:val="es-CL"/>
        </w:rPr>
        <w:t>_______________________________________________________________________________</w:t>
      </w:r>
    </w:p>
    <w:p w:rsidR="00A84649" w:rsidRPr="00274538" w:rsidRDefault="00A84649" w:rsidP="00274538">
      <w:pPr>
        <w:pStyle w:val="JRQuestion"/>
        <w:numPr>
          <w:ilvl w:val="0"/>
          <w:numId w:val="0"/>
        </w:numPr>
        <w:rPr>
          <w:lang w:val="es-VE"/>
        </w:rPr>
      </w:pPr>
      <w:r w:rsidRPr="00274538">
        <w:rPr>
          <w:b/>
          <w:lang w:val="es-VE"/>
        </w:rPr>
        <w:t xml:space="preserve">Paso 10: </w:t>
      </w:r>
      <w:r w:rsidRPr="00274538">
        <w:rPr>
          <w:lang w:val="es-VE"/>
        </w:rPr>
        <w:t>En la animación previa</w:t>
      </w:r>
      <w:r>
        <w:rPr>
          <w:lang w:val="es-VE"/>
        </w:rPr>
        <w:t xml:space="preserve"> la entidad por defecto, el triángulo, fue cambiado para representar a una persona, pero la misma persona llegada cada vez. </w:t>
      </w:r>
      <w:r w:rsidR="004B0DFE">
        <w:rPr>
          <w:lang w:val="es-VE"/>
        </w:rPr>
        <w:t xml:space="preserve">Para permitir que lleguen diferentes personas al modelo, selecciona la entidad y haz clic en el botón </w:t>
      </w:r>
      <w:proofErr w:type="spellStart"/>
      <w:r w:rsidR="004B0DFE" w:rsidRPr="00274538">
        <w:rPr>
          <w:i/>
          <w:lang w:val="es-VE"/>
        </w:rPr>
        <w:t>Add</w:t>
      </w:r>
      <w:proofErr w:type="spellEnd"/>
      <w:r w:rsidR="004B0DFE" w:rsidRPr="00274538">
        <w:rPr>
          <w:i/>
          <w:lang w:val="es-VE"/>
        </w:rPr>
        <w:t xml:space="preserve"> </w:t>
      </w:r>
      <w:proofErr w:type="spellStart"/>
      <w:r w:rsidR="004B0DFE" w:rsidRPr="00274538">
        <w:rPr>
          <w:i/>
          <w:lang w:val="es-VE"/>
        </w:rPr>
        <w:t>Additional</w:t>
      </w:r>
      <w:proofErr w:type="spellEnd"/>
      <w:r w:rsidR="004B0DFE" w:rsidRPr="00274538">
        <w:rPr>
          <w:i/>
          <w:lang w:val="es-VE"/>
        </w:rPr>
        <w:t xml:space="preserve"> Symbol</w:t>
      </w:r>
      <w:r w:rsidR="004B0DFE">
        <w:rPr>
          <w:i/>
          <w:lang w:val="es-VE"/>
        </w:rPr>
        <w:t xml:space="preserve"> </w:t>
      </w:r>
      <w:r w:rsidR="004B0DFE">
        <w:rPr>
          <w:lang w:val="es-VE"/>
        </w:rPr>
        <w:t xml:space="preserve">ubicado en la sección </w:t>
      </w:r>
      <w:proofErr w:type="spellStart"/>
      <w:r w:rsidR="004B0DFE" w:rsidRPr="00274538">
        <w:rPr>
          <w:i/>
          <w:lang w:val="es-VE"/>
        </w:rPr>
        <w:t>Symbols→Additional</w:t>
      </w:r>
      <w:proofErr w:type="spellEnd"/>
      <w:r w:rsidR="004B0DFE" w:rsidRPr="00274538">
        <w:rPr>
          <w:i/>
          <w:lang w:val="es-VE"/>
        </w:rPr>
        <w:t xml:space="preserve"> Symbols</w:t>
      </w:r>
      <w:r w:rsidR="004B0DFE">
        <w:rPr>
          <w:i/>
          <w:lang w:val="es-VE"/>
        </w:rPr>
        <w:t xml:space="preserve"> </w:t>
      </w:r>
      <w:r w:rsidR="004B0DFE">
        <w:rPr>
          <w:lang w:val="es-VE"/>
        </w:rPr>
        <w:t xml:space="preserve">para crear tantos tipos de personas como los que quieras ver llegar al modelo. Bajo el </w:t>
      </w:r>
      <w:r w:rsidR="004B0DFE" w:rsidRPr="00274538">
        <w:rPr>
          <w:i/>
          <w:lang w:val="es-VE"/>
        </w:rPr>
        <w:t xml:space="preserve">Active Symbol </w:t>
      </w:r>
      <w:r w:rsidR="004B0DFE" w:rsidRPr="00274538">
        <w:rPr>
          <w:lang w:val="es-VE"/>
        </w:rPr>
        <w:t>selecciona cada símbolo el cual será id</w:t>
      </w:r>
      <w:r w:rsidR="004B0DFE">
        <w:rPr>
          <w:lang w:val="es-VE"/>
        </w:rPr>
        <w:t>éntico al primero y cambio el símbolo siguiendo los pasos que se muestran en la Figura 2.8 donde un total de cuatro símbolos han sido añadidos</w:t>
      </w:r>
      <w:r w:rsidR="004B0DFE">
        <w:rPr>
          <w:rStyle w:val="Refdenotaalpie"/>
        </w:rPr>
        <w:footnoteReference w:id="5"/>
      </w:r>
      <w:r w:rsidR="004B0DFE">
        <w:rPr>
          <w:lang w:val="es-VE"/>
        </w:rPr>
        <w:t xml:space="preserve">. Vas a necesitar ajustar el tamaño de cada uno de los símbolos. </w:t>
      </w:r>
    </w:p>
    <w:p w:rsidR="008809A0" w:rsidRPr="00274538" w:rsidRDefault="008809A0" w:rsidP="001F21CC">
      <w:pPr>
        <w:pStyle w:val="JRFigure"/>
        <w:rPr>
          <w:lang w:val="es-CL"/>
        </w:rPr>
      </w:pPr>
      <w:r w:rsidRPr="00274538">
        <w:rPr>
          <w:noProof/>
          <w:lang w:val="es-CL"/>
        </w:rPr>
        <w:t xml:space="preserve"> </w:t>
      </w:r>
      <w:r>
        <w:rPr>
          <w:noProof/>
          <w:lang w:val="es-CL" w:eastAsia="es-CL"/>
        </w:rPr>
        <w:drawing>
          <wp:inline distT="0" distB="0" distL="0" distR="0" wp14:anchorId="05E1BC31" wp14:editId="3FFD5ACC">
            <wp:extent cx="993140" cy="3004456"/>
            <wp:effectExtent l="0" t="0" r="0" b="5715"/>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94960" cy="3009961"/>
                    </a:xfrm>
                    <a:prstGeom prst="rect">
                      <a:avLst/>
                    </a:prstGeom>
                  </pic:spPr>
                </pic:pic>
              </a:graphicData>
            </a:graphic>
          </wp:inline>
        </w:drawing>
      </w:r>
      <w:r w:rsidRPr="00274538">
        <w:rPr>
          <w:noProof/>
          <w:lang w:val="es-CL"/>
        </w:rPr>
        <w:t xml:space="preserve">      </w:t>
      </w:r>
      <w:r>
        <w:rPr>
          <w:noProof/>
          <w:lang w:val="es-CL" w:eastAsia="es-CL"/>
        </w:rPr>
        <w:drawing>
          <wp:inline distT="0" distB="0" distL="0" distR="0" wp14:anchorId="75912A62" wp14:editId="5D13EF7B">
            <wp:extent cx="2299250" cy="2560320"/>
            <wp:effectExtent l="0" t="0" r="6350"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2799"/>
                    <a:stretch/>
                  </pic:blipFill>
                  <pic:spPr bwMode="auto">
                    <a:xfrm>
                      <a:off x="0" y="0"/>
                      <a:ext cx="2299250" cy="2560320"/>
                    </a:xfrm>
                    <a:prstGeom prst="rect">
                      <a:avLst/>
                    </a:prstGeom>
                    <a:ln>
                      <a:noFill/>
                    </a:ln>
                    <a:extLst>
                      <a:ext uri="{53640926-AAD7-44D8-BBD7-CCE9431645EC}">
                        <a14:shadowObscured xmlns:a14="http://schemas.microsoft.com/office/drawing/2010/main"/>
                      </a:ext>
                    </a:extLst>
                  </pic:spPr>
                </pic:pic>
              </a:graphicData>
            </a:graphic>
          </wp:inline>
        </w:drawing>
      </w:r>
    </w:p>
    <w:p w:rsidR="008809A0" w:rsidRPr="00274538" w:rsidRDefault="008809A0" w:rsidP="001F21CC">
      <w:pPr>
        <w:pStyle w:val="Descripcin"/>
        <w:rPr>
          <w:lang w:val="es-CL"/>
        </w:rPr>
      </w:pPr>
      <w:bookmarkStart w:id="69" w:name="_Ref303095384"/>
      <w:r w:rsidRPr="00274538">
        <w:rPr>
          <w:lang w:val="es-CL"/>
        </w:rPr>
        <w:t>Figur</w:t>
      </w:r>
      <w:r w:rsidR="004B0DFE" w:rsidRPr="00274538">
        <w:rPr>
          <w:lang w:val="es-CL"/>
        </w:rPr>
        <w:t>a</w:t>
      </w:r>
      <w:r w:rsidRPr="00274538">
        <w:rPr>
          <w:lang w:val="es-CL"/>
        </w:rPr>
        <w:t xml:space="preserve"> </w:t>
      </w:r>
      <w:r w:rsidR="00B71618">
        <w:fldChar w:fldCharType="begin"/>
      </w:r>
      <w:r w:rsidR="00B71618" w:rsidRPr="00274538">
        <w:rPr>
          <w:lang w:val="es-CL"/>
        </w:rPr>
        <w:instrText xml:space="preserve"> STYLEREF 1 \s </w:instrText>
      </w:r>
      <w:r w:rsidR="00B71618">
        <w:fldChar w:fldCharType="separate"/>
      </w:r>
      <w:r w:rsidR="008F0C19">
        <w:rPr>
          <w:noProof/>
          <w:lang w:val="es-CL"/>
        </w:rPr>
        <w:t>0</w:t>
      </w:r>
      <w:r w:rsidR="00B71618">
        <w:rPr>
          <w:noProof/>
        </w:rPr>
        <w:fldChar w:fldCharType="end"/>
      </w:r>
      <w:r w:rsidRPr="00274538">
        <w:rPr>
          <w:lang w:val="es-CL"/>
        </w:rPr>
        <w:t>.</w:t>
      </w:r>
      <w:r w:rsidR="00B71618">
        <w:fldChar w:fldCharType="begin"/>
      </w:r>
      <w:r w:rsidR="00B71618" w:rsidRPr="00274538">
        <w:rPr>
          <w:lang w:val="es-CL"/>
        </w:rPr>
        <w:instrText xml:space="preserve"> SEQ Figure \* ARABIC \s 1 </w:instrText>
      </w:r>
      <w:r w:rsidR="00B71618">
        <w:fldChar w:fldCharType="separate"/>
      </w:r>
      <w:r w:rsidR="008F0C19">
        <w:rPr>
          <w:noProof/>
          <w:lang w:val="es-CL"/>
        </w:rPr>
        <w:t>8</w:t>
      </w:r>
      <w:r w:rsidR="00B71618">
        <w:rPr>
          <w:noProof/>
        </w:rPr>
        <w:fldChar w:fldCharType="end"/>
      </w:r>
      <w:bookmarkEnd w:id="69"/>
      <w:r w:rsidRPr="00274538">
        <w:rPr>
          <w:lang w:val="es-CL"/>
        </w:rPr>
        <w:t xml:space="preserve">: </w:t>
      </w:r>
      <w:r w:rsidR="004B0DFE" w:rsidRPr="00274538">
        <w:rPr>
          <w:lang w:val="es-CL"/>
        </w:rPr>
        <w:t xml:space="preserve">Añadiendo diferentes tipos de personas </w:t>
      </w:r>
    </w:p>
    <w:p w:rsidR="00E637E5" w:rsidRPr="00274538" w:rsidRDefault="00E637E5" w:rsidP="00274538">
      <w:pPr>
        <w:pStyle w:val="JRStepPart"/>
        <w:numPr>
          <w:ilvl w:val="0"/>
          <w:numId w:val="0"/>
        </w:numPr>
        <w:ind w:left="360" w:hanging="360"/>
        <w:rPr>
          <w:lang w:val="es-CL"/>
        </w:rPr>
      </w:pPr>
    </w:p>
    <w:p w:rsidR="00E637E5" w:rsidRDefault="00E637E5" w:rsidP="00274538">
      <w:pPr>
        <w:pStyle w:val="JRStepPart"/>
        <w:numPr>
          <w:ilvl w:val="0"/>
          <w:numId w:val="0"/>
        </w:numPr>
        <w:rPr>
          <w:lang w:val="es-VE"/>
        </w:rPr>
      </w:pPr>
      <w:r w:rsidRPr="00274538">
        <w:rPr>
          <w:b/>
          <w:i/>
          <w:lang w:val="es-VE"/>
        </w:rPr>
        <w:lastRenderedPageBreak/>
        <w:t xml:space="preserve">Paso 11: </w:t>
      </w:r>
      <w:r w:rsidRPr="00274538">
        <w:rPr>
          <w:lang w:val="es-VE"/>
        </w:rPr>
        <w:t>Para usar los nuevos s</w:t>
      </w:r>
      <w:r>
        <w:rPr>
          <w:lang w:val="es-VE"/>
        </w:rPr>
        <w:t xml:space="preserve">ímbolos cambia a </w:t>
      </w:r>
      <w:r w:rsidRPr="00274538">
        <w:rPr>
          <w:b/>
          <w:lang w:val="es-VE"/>
        </w:rPr>
        <w:t>True</w:t>
      </w:r>
      <w:r>
        <w:rPr>
          <w:lang w:val="es-VE"/>
        </w:rPr>
        <w:t xml:space="preserve"> la propiedad </w:t>
      </w:r>
      <w:proofErr w:type="spellStart"/>
      <w:r w:rsidRPr="00274538">
        <w:rPr>
          <w:rStyle w:val="JRPropertiesChar"/>
          <w:lang w:val="es-VE"/>
        </w:rPr>
        <w:t>Random</w:t>
      </w:r>
      <w:proofErr w:type="spellEnd"/>
      <w:r w:rsidRPr="00274538">
        <w:rPr>
          <w:rStyle w:val="JRPropertiesChar"/>
          <w:lang w:val="es-VE"/>
        </w:rPr>
        <w:t xml:space="preserve"> Symbol</w:t>
      </w:r>
      <w:r>
        <w:rPr>
          <w:rStyle w:val="JRPropertiesChar"/>
          <w:lang w:val="es-VE"/>
        </w:rPr>
        <w:t xml:space="preserve"> </w:t>
      </w:r>
      <w:r>
        <w:rPr>
          <w:rStyle w:val="JRPropertiesChar"/>
          <w:i w:val="0"/>
          <w:lang w:val="es-VE"/>
        </w:rPr>
        <w:t xml:space="preserve">ubicada bajo la sección de </w:t>
      </w:r>
      <w:proofErr w:type="spellStart"/>
      <w:r w:rsidRPr="00274538">
        <w:rPr>
          <w:i/>
          <w:lang w:val="es-VE"/>
        </w:rPr>
        <w:t>Animation</w:t>
      </w:r>
      <w:proofErr w:type="spellEnd"/>
      <w:r>
        <w:rPr>
          <w:lang w:val="es-VE"/>
        </w:rPr>
        <w:t xml:space="preserve"> de la entidad. </w:t>
      </w:r>
      <w:r w:rsidR="00EC43FA">
        <w:rPr>
          <w:lang w:val="es-VE"/>
        </w:rPr>
        <w:t>Ahora, cada v</w:t>
      </w:r>
      <w:r>
        <w:rPr>
          <w:lang w:val="es-VE"/>
        </w:rPr>
        <w:t>e</w:t>
      </w:r>
      <w:r w:rsidR="00EC43FA">
        <w:rPr>
          <w:lang w:val="es-VE"/>
        </w:rPr>
        <w:t>z</w:t>
      </w:r>
      <w:r>
        <w:rPr>
          <w:lang w:val="es-VE"/>
        </w:rPr>
        <w:t xml:space="preserve"> que una persona es creada por el </w:t>
      </w:r>
      <w:proofErr w:type="spellStart"/>
      <w:r w:rsidR="00EC43FA" w:rsidRPr="00274538">
        <w:rPr>
          <w:rStyle w:val="JRObjectChar"/>
          <w:lang w:val="es-VE"/>
        </w:rPr>
        <w:t>Source</w:t>
      </w:r>
      <w:proofErr w:type="spellEnd"/>
      <w:r>
        <w:rPr>
          <w:lang w:val="es-VE"/>
        </w:rPr>
        <w:t>, un símbolo al azar será seleccionado. Corre la simulaci</w:t>
      </w:r>
      <w:r w:rsidR="00EC43FA">
        <w:rPr>
          <w:lang w:val="es-VE"/>
        </w:rPr>
        <w:t>ón</w:t>
      </w:r>
      <w:r>
        <w:rPr>
          <w:lang w:val="es-VE"/>
        </w:rPr>
        <w:t xml:space="preserve"> y observa qué sucede </w:t>
      </w:r>
      <w:r w:rsidR="00EC43FA">
        <w:rPr>
          <w:lang w:val="es-VE"/>
        </w:rPr>
        <w:t xml:space="preserve">tal como se muestra en la Figura 2.6. </w:t>
      </w:r>
    </w:p>
    <w:p w:rsidR="00EC43FA" w:rsidRDefault="00EC43FA" w:rsidP="00274538">
      <w:pPr>
        <w:pStyle w:val="JRStepPart"/>
        <w:numPr>
          <w:ilvl w:val="0"/>
          <w:numId w:val="0"/>
        </w:numPr>
        <w:rPr>
          <w:lang w:val="es-VE"/>
        </w:rPr>
      </w:pPr>
      <w:r w:rsidRPr="00274538">
        <w:rPr>
          <w:b/>
          <w:i/>
          <w:lang w:val="es-VE"/>
        </w:rPr>
        <w:t>Paso 12:</w:t>
      </w:r>
      <w:r>
        <w:rPr>
          <w:lang w:val="es-VE"/>
        </w:rPr>
        <w:t xml:space="preserve"> Observa que los nuevos símbolos han sido añadidos al panel </w:t>
      </w:r>
      <w:r w:rsidRPr="00274538">
        <w:rPr>
          <w:lang w:val="es-VE"/>
        </w:rPr>
        <w:t>[</w:t>
      </w:r>
      <w:proofErr w:type="spellStart"/>
      <w:r w:rsidRPr="00274538">
        <w:rPr>
          <w:i/>
          <w:lang w:val="es-VE"/>
        </w:rPr>
        <w:t>Navigation</w:t>
      </w:r>
      <w:proofErr w:type="spellEnd"/>
      <w:r w:rsidRPr="00274538">
        <w:rPr>
          <w:lang w:val="es-VE"/>
        </w:rPr>
        <w:t>]</w:t>
      </w:r>
      <w:r>
        <w:rPr>
          <w:lang w:val="es-VE"/>
        </w:rPr>
        <w:t>.</w:t>
      </w:r>
    </w:p>
    <w:p w:rsidR="00EC43FA" w:rsidRDefault="00EC43FA" w:rsidP="00274538">
      <w:pPr>
        <w:pStyle w:val="JRStepPart"/>
        <w:numPr>
          <w:ilvl w:val="0"/>
          <w:numId w:val="0"/>
        </w:numPr>
        <w:rPr>
          <w:b/>
          <w:sz w:val="24"/>
          <w:szCs w:val="24"/>
          <w:lang w:val="es-VE"/>
        </w:rPr>
      </w:pPr>
      <w:r w:rsidRPr="00274538">
        <w:rPr>
          <w:b/>
          <w:sz w:val="24"/>
          <w:szCs w:val="24"/>
          <w:lang w:val="es-VE"/>
        </w:rPr>
        <w:t xml:space="preserve">Parte 1.4: Leyendo los resultados </w:t>
      </w:r>
    </w:p>
    <w:p w:rsidR="00144DBE" w:rsidRDefault="00144DBE" w:rsidP="00274538">
      <w:pPr>
        <w:pStyle w:val="JRPart"/>
        <w:rPr>
          <w:lang w:val="es-VE"/>
        </w:rPr>
      </w:pPr>
      <w:r w:rsidRPr="00274538">
        <w:rPr>
          <w:lang w:val="es-CL"/>
        </w:rPr>
        <w:t xml:space="preserve">Mientras que la animación traerá atención, estarás construyendo el modelo de simulación para así entender las características numéricas del sistema. </w:t>
      </w:r>
      <w:r w:rsidRPr="00274538">
        <w:rPr>
          <w:lang w:val="es-VE"/>
        </w:rPr>
        <w:t xml:space="preserve">Usualmente querrás hacer todos los cambios necesarios al modelo hasta que </w:t>
      </w:r>
      <w:r>
        <w:rPr>
          <w:lang w:val="es-VE"/>
        </w:rPr>
        <w:t>é</w:t>
      </w:r>
      <w:r w:rsidRPr="00274538">
        <w:rPr>
          <w:lang w:val="es-VE"/>
        </w:rPr>
        <w:t xml:space="preserve">ste represente de una manera precisa el sistema y/o los cambios potenciales han sido identificados antes de invertir tiempo en la animación. </w:t>
      </w:r>
    </w:p>
    <w:p w:rsidR="00144DBE" w:rsidRDefault="00144DBE" w:rsidP="00274538">
      <w:pPr>
        <w:rPr>
          <w:lang w:val="es-VE"/>
        </w:rPr>
      </w:pPr>
      <w:r w:rsidRPr="00274538">
        <w:rPr>
          <w:b/>
          <w:i/>
          <w:lang w:val="es-VE"/>
        </w:rPr>
        <w:t>Paso 1:</w:t>
      </w:r>
      <w:r>
        <w:rPr>
          <w:lang w:val="es-VE"/>
        </w:rPr>
        <w:t xml:space="preserve"> Veamos los resultados del modelo básico como se ilustra en la Figura 2.9. Llamaremos a este modelo </w:t>
      </w:r>
      <w:r w:rsidRPr="00274538">
        <w:rPr>
          <w:lang w:val="es-VE"/>
        </w:rPr>
        <w:t>“Sistema actual”. Bajo la pestaña “</w:t>
      </w:r>
      <w:r w:rsidRPr="00274538">
        <w:rPr>
          <w:i/>
          <w:lang w:val="es-VE"/>
        </w:rPr>
        <w:t>Run</w:t>
      </w:r>
      <w:r w:rsidRPr="00274538">
        <w:rPr>
          <w:lang w:val="es-VE"/>
        </w:rPr>
        <w:t xml:space="preserve">”, </w:t>
      </w:r>
      <w:r>
        <w:rPr>
          <w:lang w:val="es-VE"/>
        </w:rPr>
        <w:t>cambia el</w:t>
      </w:r>
      <w:r w:rsidRPr="00274538">
        <w:rPr>
          <w:lang w:val="es-VE"/>
        </w:rPr>
        <w:t xml:space="preserve"> “Run </w:t>
      </w:r>
      <w:proofErr w:type="spellStart"/>
      <w:r w:rsidRPr="00274538">
        <w:rPr>
          <w:lang w:val="es-VE"/>
        </w:rPr>
        <w:t>Length</w:t>
      </w:r>
      <w:proofErr w:type="spellEnd"/>
      <w:r w:rsidRPr="00274538">
        <w:rPr>
          <w:lang w:val="es-VE"/>
        </w:rPr>
        <w:t>”</w:t>
      </w:r>
      <w:r>
        <w:rPr>
          <w:lang w:val="es-VE"/>
        </w:rPr>
        <w:t xml:space="preserve"> a 8 horas y corre la simulación. Los resultados los puedes encontrar bajo la pestaña </w:t>
      </w:r>
      <w:r w:rsidRPr="00274538">
        <w:rPr>
          <w:lang w:val="es-VE"/>
        </w:rPr>
        <w:t>“</w:t>
      </w:r>
      <w:proofErr w:type="spellStart"/>
      <w:r w:rsidRPr="00274538">
        <w:rPr>
          <w:i/>
          <w:lang w:val="es-VE"/>
        </w:rPr>
        <w:t>Results</w:t>
      </w:r>
      <w:proofErr w:type="spellEnd"/>
      <w:r w:rsidRPr="00274538">
        <w:rPr>
          <w:lang w:val="es-VE"/>
        </w:rPr>
        <w:t xml:space="preserve">”. </w:t>
      </w:r>
      <w:r w:rsidR="00D648B7" w:rsidRPr="00274538">
        <w:rPr>
          <w:lang w:val="es-VE"/>
        </w:rPr>
        <w:t xml:space="preserve">Al utilizar </w:t>
      </w:r>
      <w:r w:rsidR="00D648B7">
        <w:rPr>
          <w:lang w:val="es-VE"/>
        </w:rPr>
        <w:t xml:space="preserve">la opción </w:t>
      </w:r>
      <w:r w:rsidR="00D648B7" w:rsidRPr="00274538">
        <w:rPr>
          <w:lang w:val="es-VE"/>
        </w:rPr>
        <w:t>“</w:t>
      </w:r>
      <w:proofErr w:type="spellStart"/>
      <w:r w:rsidR="00D648B7" w:rsidRPr="00274538">
        <w:rPr>
          <w:i/>
          <w:lang w:val="es-VE"/>
        </w:rPr>
        <w:t>Fast</w:t>
      </w:r>
      <w:proofErr w:type="spellEnd"/>
      <w:r w:rsidR="00D648B7" w:rsidRPr="00274538">
        <w:rPr>
          <w:i/>
          <w:lang w:val="es-VE"/>
        </w:rPr>
        <w:t>-Forward</w:t>
      </w:r>
      <w:r w:rsidR="00D648B7" w:rsidRPr="00274538">
        <w:rPr>
          <w:lang w:val="es-VE"/>
        </w:rPr>
        <w:t xml:space="preserve">” no podrás apreciar la </w:t>
      </w:r>
      <w:r w:rsidR="00D648B7">
        <w:rPr>
          <w:lang w:val="es-VE"/>
        </w:rPr>
        <w:t xml:space="preserve">animación de la </w:t>
      </w:r>
      <w:r w:rsidR="00D648B7" w:rsidRPr="00274538">
        <w:rPr>
          <w:lang w:val="es-VE"/>
        </w:rPr>
        <w:t>simulaci</w:t>
      </w:r>
      <w:r w:rsidR="00D648B7">
        <w:rPr>
          <w:lang w:val="es-VE"/>
        </w:rPr>
        <w:t xml:space="preserve">ón. Cuando la simulación está corriendo ésta sucede en un modo interactivo que permite que uno la detenga </w:t>
      </w:r>
      <w:ins w:id="70" w:author="Postgrado" w:date="2016-09-21T17:00:00Z">
        <w:r w:rsidR="003B29FC">
          <w:rPr>
            <w:lang w:val="es-VE"/>
          </w:rPr>
          <w:t>o</w:t>
        </w:r>
      </w:ins>
      <w:del w:id="71" w:author="Postgrado" w:date="2016-09-21T17:00:00Z">
        <w:r w:rsidR="00D648B7" w:rsidDel="003B29FC">
          <w:rPr>
            <w:lang w:val="es-VE"/>
          </w:rPr>
          <w:delText>ó</w:delText>
        </w:r>
      </w:del>
      <w:r w:rsidR="00D648B7">
        <w:rPr>
          <w:lang w:val="es-VE"/>
        </w:rPr>
        <w:t xml:space="preserve"> pause. </w:t>
      </w:r>
    </w:p>
    <w:p w:rsidR="00D648B7" w:rsidRDefault="00D648B7" w:rsidP="00274538">
      <w:pPr>
        <w:rPr>
          <w:lang w:val="es-VE"/>
        </w:rPr>
      </w:pPr>
      <w:r w:rsidRPr="00274538">
        <w:rPr>
          <w:b/>
          <w:i/>
          <w:lang w:val="es-VE"/>
        </w:rPr>
        <w:t>Paso 2:</w:t>
      </w:r>
      <w:r>
        <w:rPr>
          <w:lang w:val="es-VE"/>
        </w:rPr>
        <w:t xml:space="preserve"> Una vez que hayas corrido el modelo, puedes seleccionar la pestaña </w:t>
      </w:r>
      <w:proofErr w:type="spellStart"/>
      <w:r w:rsidRPr="00274538">
        <w:rPr>
          <w:i/>
          <w:lang w:val="es-VE"/>
        </w:rPr>
        <w:t>Results</w:t>
      </w:r>
      <w:proofErr w:type="spellEnd"/>
      <w:r>
        <w:rPr>
          <w:i/>
          <w:lang w:val="es-VE"/>
        </w:rPr>
        <w:t xml:space="preserve"> </w:t>
      </w:r>
      <w:r w:rsidRPr="00274538">
        <w:rPr>
          <w:lang w:val="es-VE"/>
        </w:rPr>
        <w:t xml:space="preserve">para acceder a las estadísticas. </w:t>
      </w:r>
      <w:r>
        <w:rPr>
          <w:lang w:val="es-VE"/>
        </w:rPr>
        <w:t xml:space="preserve">Por defecto las unidades de tiempo están en horas, y pueden ser cambiadas fácilmente utilizando el botón </w:t>
      </w:r>
      <w:proofErr w:type="spellStart"/>
      <w:r w:rsidRPr="00274538">
        <w:rPr>
          <w:i/>
          <w:lang w:val="es-VE"/>
        </w:rPr>
        <w:t>Unit</w:t>
      </w:r>
      <w:proofErr w:type="spellEnd"/>
      <w:r w:rsidRPr="00274538">
        <w:rPr>
          <w:i/>
          <w:lang w:val="es-VE"/>
        </w:rPr>
        <w:t xml:space="preserve"> </w:t>
      </w:r>
      <w:proofErr w:type="spellStart"/>
      <w:r w:rsidRPr="00274538">
        <w:rPr>
          <w:i/>
          <w:lang w:val="es-VE"/>
        </w:rPr>
        <w:t>Settings</w:t>
      </w:r>
      <w:proofErr w:type="spellEnd"/>
      <w:r>
        <w:rPr>
          <w:i/>
          <w:lang w:val="es-VE"/>
        </w:rPr>
        <w:t xml:space="preserve"> </w:t>
      </w:r>
      <w:r>
        <w:rPr>
          <w:lang w:val="es-VE"/>
        </w:rPr>
        <w:t xml:space="preserve">bajo la sección </w:t>
      </w:r>
      <w:r w:rsidRPr="00274538">
        <w:rPr>
          <w:i/>
          <w:lang w:val="es-VE"/>
        </w:rPr>
        <w:t>Display</w:t>
      </w:r>
      <w:r>
        <w:rPr>
          <w:lang w:val="es-VE"/>
        </w:rPr>
        <w:t xml:space="preserve">. </w:t>
      </w:r>
    </w:p>
    <w:p w:rsidR="00D648B7" w:rsidRDefault="00D648B7" w:rsidP="00274538">
      <w:pPr>
        <w:rPr>
          <w:lang w:val="es-VE"/>
        </w:rPr>
      </w:pPr>
      <w:r w:rsidRPr="00274538">
        <w:rPr>
          <w:b/>
          <w:i/>
          <w:lang w:val="es-VE"/>
        </w:rPr>
        <w:t>Paso 3:</w:t>
      </w:r>
      <w:r>
        <w:rPr>
          <w:lang w:val="es-VE"/>
        </w:rPr>
        <w:t xml:space="preserve"> Los resultados </w:t>
      </w:r>
      <w:r w:rsidR="00D56181">
        <w:rPr>
          <w:lang w:val="es-VE"/>
        </w:rPr>
        <w:t>de la simulación son mostrados a través de una tabla dinámica la cual organiza los números de acuerdo a los atributos de cada columna tal como se muestra en la Figura 2.9.</w:t>
      </w:r>
    </w:p>
    <w:p w:rsidR="008809A0" w:rsidRPr="00274538" w:rsidRDefault="00D56181" w:rsidP="001F21CC">
      <w:pPr>
        <w:pStyle w:val="JRFigure"/>
        <w:rPr>
          <w:lang w:val="es-VE"/>
        </w:rPr>
      </w:pPr>
      <w:r>
        <w:rPr>
          <w:noProof/>
          <w:szCs w:val="28"/>
          <w:lang w:val="es-CL" w:eastAsia="es-CL"/>
        </w:rPr>
        <mc:AlternateContent>
          <mc:Choice Requires="wps">
            <w:drawing>
              <wp:anchor distT="0" distB="0" distL="114300" distR="114300" simplePos="0" relativeHeight="252322304" behindDoc="0" locked="0" layoutInCell="1" allowOverlap="1" wp14:anchorId="60D72184" wp14:editId="382DAB02">
                <wp:simplePos x="0" y="0"/>
                <wp:positionH relativeFrom="column">
                  <wp:posOffset>1549399</wp:posOffset>
                </wp:positionH>
                <wp:positionV relativeFrom="paragraph">
                  <wp:posOffset>1176655</wp:posOffset>
                </wp:positionV>
                <wp:extent cx="923925" cy="285750"/>
                <wp:effectExtent l="0" t="552450" r="466725" b="57150"/>
                <wp:wrapNone/>
                <wp:docPr id="6" name="Auto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285750"/>
                        </a:xfrm>
                        <a:prstGeom prst="wedgeRoundRectCallout">
                          <a:avLst>
                            <a:gd name="adj1" fmla="val 91118"/>
                            <a:gd name="adj2" fmla="val -228167"/>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D56181">
                            <w:pPr>
                              <w:jc w:val="center"/>
                            </w:pPr>
                            <w:r>
                              <w:t>Re-</w:t>
                            </w:r>
                            <w:proofErr w:type="spellStart"/>
                            <w:r>
                              <w:t>organiza</w:t>
                            </w:r>
                            <w:proofErr w:type="spellEnd"/>
                          </w:p>
                          <w:p w:rsidR="00274538" w:rsidRDefault="00274538" w:rsidP="00D56181"/>
                          <w:p w:rsidR="00274538" w:rsidRDefault="00274538" w:rsidP="00D56181">
                            <w:pPr>
                              <w:jc w:val="center"/>
                            </w:pPr>
                            <w:r>
                              <w:t>Re-order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72184" id="AutoShape 134" o:spid="_x0000_s1058" type="#_x0000_t62" style="position:absolute;left:0;text-align:left;margin-left:122pt;margin-top:92.65pt;width:72.75pt;height:22.5pt;z-index:25232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" adj="30481,-38484" fillcolor="white [3201]" strokecolor="#fabf8f [1945]" strokeweight="1pt">
                <v:fill color2="#fbd4b4 [1305]" focus="100%" type="gradient"/>
                <v:shadow on="t" color="#974706 [1609]" opacity=".5" offset="1pt"/>
                <v:textbox>
                  <w:txbxContent>
                    <w:p w:rsidR="00274538" w:rsidRDefault="00274538" w:rsidP="00D56181">
                      <w:pPr>
                        <w:jc w:val="center"/>
                      </w:pPr>
                      <w:r>
                        <w:t>Re-</w:t>
                      </w:r>
                      <w:proofErr w:type="spellStart"/>
                      <w:r>
                        <w:t>organiza</w:t>
                      </w:r>
                      <w:proofErr w:type="spellEnd"/>
                    </w:p>
                    <w:p w:rsidR="00274538" w:rsidRDefault="00274538" w:rsidP="00D56181"/>
                    <w:p w:rsidR="00274538" w:rsidRDefault="00274538" w:rsidP="00D56181">
                      <w:pPr>
                        <w:jc w:val="center"/>
                      </w:pPr>
                      <w:r>
                        <w:t>Re-order</w:t>
                      </w:r>
                    </w:p>
                  </w:txbxContent>
                </v:textbox>
              </v:shape>
            </w:pict>
          </mc:Fallback>
        </mc:AlternateContent>
      </w:r>
      <w:r>
        <w:rPr>
          <w:noProof/>
          <w:szCs w:val="28"/>
          <w:lang w:val="es-CL" w:eastAsia="es-CL"/>
        </w:rPr>
        <mc:AlternateContent>
          <mc:Choice Requires="wps">
            <w:drawing>
              <wp:anchor distT="0" distB="0" distL="114300" distR="114300" simplePos="0" relativeHeight="252281344" behindDoc="0" locked="0" layoutInCell="1" allowOverlap="1" wp14:anchorId="4B062E56" wp14:editId="472C8570">
                <wp:simplePos x="0" y="0"/>
                <wp:positionH relativeFrom="column">
                  <wp:posOffset>1463674</wp:posOffset>
                </wp:positionH>
                <wp:positionV relativeFrom="paragraph">
                  <wp:posOffset>147955</wp:posOffset>
                </wp:positionV>
                <wp:extent cx="1743075" cy="317500"/>
                <wp:effectExtent l="0" t="0" r="47625" b="63500"/>
                <wp:wrapNone/>
                <wp:docPr id="58737"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317500"/>
                        </a:xfrm>
                        <a:prstGeom prst="wedgeRoundRectCallout">
                          <a:avLst>
                            <a:gd name="adj1" fmla="val 12866"/>
                            <a:gd name="adj2" fmla="val 19773"/>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1F21CC">
                            <w:pPr>
                              <w:jc w:val="center"/>
                            </w:pPr>
                            <w:proofErr w:type="spellStart"/>
                            <w:r>
                              <w:t>Atributos</w:t>
                            </w:r>
                            <w:proofErr w:type="spellEnd"/>
                            <w:r>
                              <w:t xml:space="preserve"> de los </w:t>
                            </w:r>
                            <w:proofErr w:type="spellStart"/>
                            <w:r>
                              <w:t>resultados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062E56" id="AutoShape 132" o:spid="_x0000_s1059" type="#_x0000_t62" style="position:absolute;left:0;text-align:left;margin-left:115.25pt;margin-top:11.65pt;width:137.25pt;height:25pt;z-index:25228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" adj="13579,15071" fillcolor="white [3201]" strokecolor="#fabf8f [1945]" strokeweight="1pt">
                <v:fill color2="#fbd4b4 [1305]" focus="100%" type="gradient"/>
                <v:shadow on="t" color="#974706 [1609]" opacity=".5" offset="1pt"/>
                <v:textbox>
                  <w:txbxContent>
                    <w:p w:rsidR="00274538" w:rsidRDefault="00274538" w:rsidP="001F21CC">
                      <w:pPr>
                        <w:jc w:val="center"/>
                      </w:pPr>
                      <w:proofErr w:type="spellStart"/>
                      <w:r>
                        <w:t>Atributos</w:t>
                      </w:r>
                      <w:proofErr w:type="spellEnd"/>
                      <w:r>
                        <w:t xml:space="preserve"> de los </w:t>
                      </w:r>
                      <w:proofErr w:type="spellStart"/>
                      <w:r>
                        <w:t>resultados</w:t>
                      </w:r>
                      <w:proofErr w:type="spellEnd"/>
                    </w:p>
                  </w:txbxContent>
                </v:textbox>
              </v:shape>
            </w:pict>
          </mc:Fallback>
        </mc:AlternateContent>
      </w:r>
      <w:r>
        <w:rPr>
          <w:noProof/>
          <w:szCs w:val="28"/>
          <w:lang w:val="es-CL" w:eastAsia="es-CL"/>
        </w:rPr>
        <mc:AlternateContent>
          <mc:Choice Requires="wps">
            <w:drawing>
              <wp:anchor distT="0" distB="0" distL="114300" distR="114300" simplePos="0" relativeHeight="252280320" behindDoc="0" locked="0" layoutInCell="1" allowOverlap="1" wp14:anchorId="1207FE9E" wp14:editId="57BFC093">
                <wp:simplePos x="0" y="0"/>
                <wp:positionH relativeFrom="column">
                  <wp:posOffset>3540125</wp:posOffset>
                </wp:positionH>
                <wp:positionV relativeFrom="paragraph">
                  <wp:posOffset>62229</wp:posOffset>
                </wp:positionV>
                <wp:extent cx="981075" cy="466725"/>
                <wp:effectExtent l="514350" t="0" r="47625" b="66675"/>
                <wp:wrapNone/>
                <wp:docPr id="58739" name="Auto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466725"/>
                        </a:xfrm>
                        <a:prstGeom prst="wedgeRoundRectCallout">
                          <a:avLst>
                            <a:gd name="adj1" fmla="val -96850"/>
                            <a:gd name="adj2" fmla="val -31903"/>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1F21CC">
                            <w:pPr>
                              <w:jc w:val="center"/>
                            </w:pPr>
                            <w:proofErr w:type="spellStart"/>
                            <w:r>
                              <w:t>Pestaña</w:t>
                            </w:r>
                            <w:proofErr w:type="spellEnd"/>
                            <w:r>
                              <w:t xml:space="preserve"> de </w:t>
                            </w:r>
                            <w:proofErr w:type="spellStart"/>
                            <w:r>
                              <w:t>resultados</w:t>
                            </w:r>
                            <w:proofErr w:type="spellEnd"/>
                          </w:p>
                          <w:p w:rsidR="00274538" w:rsidRDefault="00274538"/>
                          <w:p w:rsidR="00274538" w:rsidRDefault="00274538" w:rsidP="001F21CC">
                            <w:pPr>
                              <w:jc w:val="center"/>
                            </w:pPr>
                            <w:r>
                              <w:t>Results Tab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7FE9E" id="AutoShape 131" o:spid="_x0000_s1060" type="#_x0000_t62" style="position:absolute;left:0;text-align:left;margin-left:278.75pt;margin-top:4.9pt;width:77.25pt;height:36.75pt;z-index:25228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" adj="-10120,3909" fillcolor="white [3201]" strokecolor="#fabf8f [1945]" strokeweight="1pt">
                <v:fill color2="#fbd4b4 [1305]" focus="100%" type="gradient"/>
                <v:shadow on="t" color="#974706 [1609]" opacity=".5" offset="1pt"/>
                <v:textbox>
                  <w:txbxContent>
                    <w:p w:rsidR="00274538" w:rsidRDefault="00274538" w:rsidP="001F21CC">
                      <w:pPr>
                        <w:jc w:val="center"/>
                      </w:pPr>
                      <w:proofErr w:type="spellStart"/>
                      <w:r>
                        <w:t>Pestaña</w:t>
                      </w:r>
                      <w:proofErr w:type="spellEnd"/>
                      <w:r>
                        <w:t xml:space="preserve"> de </w:t>
                      </w:r>
                      <w:proofErr w:type="spellStart"/>
                      <w:r>
                        <w:t>resultados</w:t>
                      </w:r>
                      <w:proofErr w:type="spellEnd"/>
                    </w:p>
                    <w:p w:rsidR="00274538" w:rsidRDefault="00274538"/>
                    <w:p w:rsidR="00274538" w:rsidRDefault="00274538" w:rsidP="001F21CC">
                      <w:pPr>
                        <w:jc w:val="center"/>
                      </w:pPr>
                      <w:r>
                        <w:t>Results Tab</w:t>
                      </w:r>
                    </w:p>
                  </w:txbxContent>
                </v:textbox>
              </v:shape>
            </w:pict>
          </mc:Fallback>
        </mc:AlternateContent>
      </w:r>
      <w:r>
        <w:rPr>
          <w:noProof/>
          <w:szCs w:val="28"/>
          <w:lang w:val="es-CL" w:eastAsia="es-CL"/>
        </w:rPr>
        <mc:AlternateContent>
          <mc:Choice Requires="wps">
            <w:drawing>
              <wp:anchor distT="0" distB="0" distL="114300" distR="114300" simplePos="0" relativeHeight="252282368" behindDoc="0" locked="0" layoutInCell="1" allowOverlap="1" wp14:anchorId="724BA4AF" wp14:editId="5AF9D33F">
                <wp:simplePos x="0" y="0"/>
                <wp:positionH relativeFrom="column">
                  <wp:posOffset>5016500</wp:posOffset>
                </wp:positionH>
                <wp:positionV relativeFrom="paragraph">
                  <wp:posOffset>1795780</wp:posOffset>
                </wp:positionV>
                <wp:extent cx="859790" cy="340360"/>
                <wp:effectExtent l="0" t="247650" r="35560" b="59690"/>
                <wp:wrapNone/>
                <wp:docPr id="58740" name="Auto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790" cy="340360"/>
                        </a:xfrm>
                        <a:prstGeom prst="wedgeRoundRectCallout">
                          <a:avLst>
                            <a:gd name="adj1" fmla="val 21238"/>
                            <a:gd name="adj2" fmla="val -118054"/>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1F21CC">
                            <w:pPr>
                              <w:jc w:val="center"/>
                            </w:pPr>
                            <w:proofErr w:type="spellStart"/>
                            <w:r>
                              <w:t>Resultados</w:t>
                            </w:r>
                            <w:proofErr w:type="spellEnd"/>
                          </w:p>
                          <w:p w:rsidR="00274538" w:rsidRDefault="00274538"/>
                          <w:p w:rsidR="00274538" w:rsidRDefault="00274538" w:rsidP="001F21CC">
                            <w:pPr>
                              <w:jc w:val="center"/>
                            </w:pPr>
                            <w:r>
                              <w:t>Actual Results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BA4AF" id="AutoShape 133" o:spid="_x0000_s1061" type="#_x0000_t62" style="position:absolute;left:0;text-align:left;margin-left:395pt;margin-top:141.4pt;width:67.7pt;height:26.8pt;z-index:25228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" adj="15387,-14700" fillcolor="white [3201]" strokecolor="#fabf8f [1945]" strokeweight="1pt">
                <v:fill color2="#fbd4b4 [1305]" focus="100%" type="gradient"/>
                <v:shadow on="t" color="#974706 [1609]" opacity=".5" offset="1pt"/>
                <v:textbox>
                  <w:txbxContent>
                    <w:p w:rsidR="00274538" w:rsidRDefault="00274538" w:rsidP="001F21CC">
                      <w:pPr>
                        <w:jc w:val="center"/>
                      </w:pPr>
                      <w:proofErr w:type="spellStart"/>
                      <w:r>
                        <w:t>Resultados</w:t>
                      </w:r>
                      <w:proofErr w:type="spellEnd"/>
                    </w:p>
                    <w:p w:rsidR="00274538" w:rsidRDefault="00274538"/>
                    <w:p w:rsidR="00274538" w:rsidRDefault="00274538" w:rsidP="001F21CC">
                      <w:pPr>
                        <w:jc w:val="center"/>
                      </w:pPr>
                      <w:r>
                        <w:t>Actual Results</w:t>
                      </w:r>
                    </w:p>
                  </w:txbxContent>
                </v:textbox>
              </v:shape>
            </w:pict>
          </mc:Fallback>
        </mc:AlternateContent>
      </w:r>
      <w:bookmarkStart w:id="72" w:name="_Toc368900465"/>
      <w:bookmarkStart w:id="73" w:name="_Toc369340545"/>
      <w:bookmarkStart w:id="74" w:name="_Toc370589562"/>
      <w:bookmarkStart w:id="75" w:name="_Toc370589763"/>
      <w:bookmarkStart w:id="76" w:name="_Toc371445102"/>
      <w:bookmarkEnd w:id="72"/>
      <w:bookmarkEnd w:id="73"/>
      <w:bookmarkEnd w:id="74"/>
      <w:bookmarkEnd w:id="75"/>
      <w:bookmarkEnd w:id="76"/>
      <w:r w:rsidR="008809A0">
        <w:rPr>
          <w:noProof/>
          <w:lang w:val="es-CL" w:eastAsia="es-CL"/>
        </w:rPr>
        <mc:AlternateContent>
          <mc:Choice Requires="wps">
            <w:drawing>
              <wp:anchor distT="0" distB="0" distL="114300" distR="114300" simplePos="0" relativeHeight="252284416" behindDoc="0" locked="0" layoutInCell="1" allowOverlap="1" wp14:anchorId="1328AE69" wp14:editId="1AB79BF5">
                <wp:simplePos x="0" y="0"/>
                <wp:positionH relativeFrom="column">
                  <wp:posOffset>4705890</wp:posOffset>
                </wp:positionH>
                <wp:positionV relativeFrom="paragraph">
                  <wp:posOffset>29542</wp:posOffset>
                </wp:positionV>
                <wp:extent cx="715010" cy="285750"/>
                <wp:effectExtent l="0" t="0" r="46990" b="323850"/>
                <wp:wrapNone/>
                <wp:docPr id="58738" name="Auto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010" cy="285750"/>
                        </a:xfrm>
                        <a:prstGeom prst="wedgeRoundRectCallout">
                          <a:avLst>
                            <a:gd name="adj1" fmla="val -6247"/>
                            <a:gd name="adj2" fmla="val 139378"/>
                            <a:gd name="adj3"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274538" w:rsidRDefault="00274538" w:rsidP="001F21CC">
                            <w:pPr>
                              <w:jc w:val="center"/>
                            </w:pPr>
                            <w:proofErr w:type="spellStart"/>
                            <w:r>
                              <w:t>Filtro</w:t>
                            </w:r>
                            <w:proofErr w:type="spellEnd"/>
                          </w:p>
                          <w:p w:rsidR="00274538" w:rsidRDefault="00274538" w:rsidP="001F21CC">
                            <w:pPr>
                              <w:jc w:val="center"/>
                            </w:pPr>
                          </w:p>
                          <w:p w:rsidR="00274538" w:rsidRDefault="00274538"/>
                          <w:p w:rsidR="00274538" w:rsidRDefault="00274538" w:rsidP="001F21CC">
                            <w:pPr>
                              <w:jc w:val="center"/>
                            </w:pPr>
                            <w:r>
                              <w:t>Filter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8AE69" id="AutoShape 135" o:spid="_x0000_s1062" type="#_x0000_t62" style="position:absolute;left:0;text-align:left;margin-left:370.55pt;margin-top:2.35pt;width:56.3pt;height:22.5pt;z-index:25228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" adj="9451,40906" fillcolor="white [3201]" strokecolor="#fabf8f [1945]" strokeweight="1pt">
                <v:fill color2="#fbd4b4 [1305]" focus="100%" type="gradient"/>
                <v:shadow on="t" color="#974706 [1609]" opacity=".5" offset="1pt"/>
                <v:textbox>
                  <w:txbxContent>
                    <w:p w:rsidR="00274538" w:rsidRDefault="00274538" w:rsidP="001F21CC">
                      <w:pPr>
                        <w:jc w:val="center"/>
                      </w:pPr>
                      <w:proofErr w:type="spellStart"/>
                      <w:r>
                        <w:t>Filtro</w:t>
                      </w:r>
                      <w:proofErr w:type="spellEnd"/>
                    </w:p>
                    <w:p w:rsidR="00274538" w:rsidRDefault="00274538" w:rsidP="001F21CC">
                      <w:pPr>
                        <w:jc w:val="center"/>
                      </w:pPr>
                    </w:p>
                    <w:p w:rsidR="00274538" w:rsidRDefault="00274538"/>
                    <w:p w:rsidR="00274538" w:rsidRDefault="00274538" w:rsidP="001F21CC">
                      <w:pPr>
                        <w:jc w:val="center"/>
                      </w:pPr>
                      <w:r>
                        <w:t>Filter</w:t>
                      </w:r>
                    </w:p>
                  </w:txbxContent>
                </v:textbox>
              </v:shape>
            </w:pict>
          </mc:Fallback>
        </mc:AlternateContent>
      </w:r>
      <w:r w:rsidR="008809A0" w:rsidRPr="00274538">
        <w:rPr>
          <w:noProof/>
          <w:lang w:val="es-VE"/>
        </w:rPr>
        <w:t xml:space="preserve"> </w:t>
      </w:r>
      <w:r w:rsidR="008809A0">
        <w:rPr>
          <w:noProof/>
          <w:lang w:val="es-CL" w:eastAsia="es-CL"/>
        </w:rPr>
        <w:drawing>
          <wp:inline distT="0" distB="0" distL="0" distR="0" wp14:anchorId="10E6C71F" wp14:editId="00719DD3">
            <wp:extent cx="5439576" cy="3200400"/>
            <wp:effectExtent l="0" t="0" r="8890"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439576" cy="3200400"/>
                    </a:xfrm>
                    <a:prstGeom prst="rect">
                      <a:avLst/>
                    </a:prstGeom>
                  </pic:spPr>
                </pic:pic>
              </a:graphicData>
            </a:graphic>
          </wp:inline>
        </w:drawing>
      </w:r>
    </w:p>
    <w:p w:rsidR="008809A0" w:rsidRPr="00274538" w:rsidRDefault="008809A0" w:rsidP="001F21CC">
      <w:pPr>
        <w:pStyle w:val="Descripcin"/>
        <w:rPr>
          <w:lang w:val="es-VE"/>
        </w:rPr>
      </w:pPr>
      <w:bookmarkStart w:id="77" w:name="_Ref303024577"/>
      <w:bookmarkStart w:id="78" w:name="_Ref266730368"/>
      <w:bookmarkStart w:id="79" w:name="_Ref303024012"/>
      <w:r w:rsidRPr="00274538">
        <w:rPr>
          <w:lang w:val="es-VE"/>
        </w:rPr>
        <w:t>Figur</w:t>
      </w:r>
      <w:r w:rsidR="00D56181" w:rsidRPr="00274538">
        <w:rPr>
          <w:lang w:val="es-VE"/>
        </w:rPr>
        <w:t>a</w:t>
      </w:r>
      <w:r w:rsidRPr="00274538">
        <w:rPr>
          <w:lang w:val="es-VE"/>
        </w:rPr>
        <w:t xml:space="preserve"> </w:t>
      </w:r>
      <w:r w:rsidR="00B71618">
        <w:fldChar w:fldCharType="begin"/>
      </w:r>
      <w:r w:rsidR="00B71618" w:rsidRPr="00274538">
        <w:rPr>
          <w:lang w:val="es-VE"/>
        </w:rPr>
        <w:instrText xml:space="preserve"> STYLEREF 1 \s </w:instrText>
      </w:r>
      <w:r w:rsidR="00B71618">
        <w:fldChar w:fldCharType="separate"/>
      </w:r>
      <w:r w:rsidR="008F0C19">
        <w:rPr>
          <w:noProof/>
          <w:lang w:val="es-VE"/>
        </w:rPr>
        <w:t>0</w:t>
      </w:r>
      <w:r w:rsidR="00B71618">
        <w:rPr>
          <w:noProof/>
        </w:rPr>
        <w:fldChar w:fldCharType="end"/>
      </w:r>
      <w:r w:rsidRPr="00274538">
        <w:rPr>
          <w:lang w:val="es-VE"/>
        </w:rPr>
        <w:t>.</w:t>
      </w:r>
      <w:r w:rsidR="00B71618">
        <w:fldChar w:fldCharType="begin"/>
      </w:r>
      <w:r w:rsidR="00B71618" w:rsidRPr="00274538">
        <w:rPr>
          <w:lang w:val="es-VE"/>
        </w:rPr>
        <w:instrText xml:space="preserve"> SEQ Figure \* ARABIC \s 1 </w:instrText>
      </w:r>
      <w:r w:rsidR="00B71618">
        <w:fldChar w:fldCharType="separate"/>
      </w:r>
      <w:r w:rsidR="008F0C19">
        <w:rPr>
          <w:noProof/>
          <w:lang w:val="es-VE"/>
        </w:rPr>
        <w:t>9</w:t>
      </w:r>
      <w:r w:rsidR="00B71618">
        <w:rPr>
          <w:noProof/>
        </w:rPr>
        <w:fldChar w:fldCharType="end"/>
      </w:r>
      <w:bookmarkEnd w:id="77"/>
      <w:bookmarkEnd w:id="78"/>
      <w:r w:rsidRPr="00274538">
        <w:rPr>
          <w:lang w:val="es-VE"/>
        </w:rPr>
        <w:t xml:space="preserve">:  </w:t>
      </w:r>
      <w:bookmarkEnd w:id="79"/>
      <w:r w:rsidR="00D56181" w:rsidRPr="00274538">
        <w:rPr>
          <w:lang w:val="es-VE"/>
        </w:rPr>
        <w:t>Leyendo los resultados</w:t>
      </w:r>
    </w:p>
    <w:p w:rsidR="00D56181" w:rsidRPr="00274538" w:rsidRDefault="00D56181" w:rsidP="00274538">
      <w:pPr>
        <w:rPr>
          <w:lang w:val="es-VE"/>
        </w:rPr>
      </w:pPr>
      <w:r w:rsidRPr="00274538">
        <w:rPr>
          <w:b/>
          <w:i/>
          <w:lang w:val="es-VE"/>
        </w:rPr>
        <w:t>Paso 4:</w:t>
      </w:r>
      <w:r w:rsidRPr="00274538">
        <w:rPr>
          <w:lang w:val="es-VE"/>
        </w:rPr>
        <w:t xml:space="preserve"> Cada atributo tiene dos s</w:t>
      </w:r>
      <w:r>
        <w:rPr>
          <w:lang w:val="es-VE"/>
        </w:rPr>
        <w:t xml:space="preserve">ímbolos, uno para </w:t>
      </w:r>
      <w:r w:rsidRPr="00FF39D1">
        <w:rPr>
          <w:lang w:val="es-VE"/>
        </w:rPr>
        <w:t>“</w:t>
      </w:r>
      <w:proofErr w:type="spellStart"/>
      <w:r>
        <w:rPr>
          <w:i/>
          <w:lang w:val="es-VE"/>
        </w:rPr>
        <w:t>re-order</w:t>
      </w:r>
      <w:proofErr w:type="spellEnd"/>
      <w:r w:rsidRPr="00FF39D1">
        <w:rPr>
          <w:lang w:val="es-VE"/>
        </w:rPr>
        <w:t>”</w:t>
      </w:r>
      <w:r>
        <w:rPr>
          <w:lang w:val="es-VE"/>
        </w:rPr>
        <w:t xml:space="preserve"> y el otro llamado </w:t>
      </w:r>
      <w:r w:rsidRPr="00274538">
        <w:rPr>
          <w:lang w:val="es-VE"/>
        </w:rPr>
        <w:t>“</w:t>
      </w:r>
      <w:proofErr w:type="spellStart"/>
      <w:r w:rsidRPr="00274538">
        <w:rPr>
          <w:lang w:val="es-VE"/>
        </w:rPr>
        <w:t>filter</w:t>
      </w:r>
      <w:proofErr w:type="spellEnd"/>
      <w:r>
        <w:rPr>
          <w:lang w:val="es-VE"/>
        </w:rPr>
        <w:t xml:space="preserve">. </w:t>
      </w:r>
    </w:p>
    <w:p w:rsidR="00D56181" w:rsidRDefault="00D56181" w:rsidP="00274538">
      <w:pPr>
        <w:pStyle w:val="JRStepPart"/>
        <w:numPr>
          <w:ilvl w:val="0"/>
          <w:numId w:val="0"/>
        </w:numPr>
        <w:rPr>
          <w:i/>
          <w:lang w:val="es-VE"/>
        </w:rPr>
      </w:pPr>
    </w:p>
    <w:p w:rsidR="00D56181" w:rsidRDefault="00D56181" w:rsidP="00274538">
      <w:pPr>
        <w:pStyle w:val="JRStepPart"/>
        <w:numPr>
          <w:ilvl w:val="0"/>
          <w:numId w:val="0"/>
        </w:numPr>
        <w:rPr>
          <w:lang w:val="es-VE"/>
        </w:rPr>
      </w:pPr>
      <w:r w:rsidRPr="00274538">
        <w:rPr>
          <w:i/>
          <w:lang w:val="es-VE"/>
        </w:rPr>
        <w:lastRenderedPageBreak/>
        <w:t>Pregunta 1:</w:t>
      </w:r>
      <w:r w:rsidRPr="00274538">
        <w:rPr>
          <w:lang w:val="es-VE"/>
        </w:rPr>
        <w:t xml:space="preserve"> Filtra las “</w:t>
      </w:r>
      <w:proofErr w:type="spellStart"/>
      <w:r w:rsidRPr="00274538">
        <w:rPr>
          <w:lang w:val="es-VE"/>
        </w:rPr>
        <w:t>Statistics</w:t>
      </w:r>
      <w:proofErr w:type="spellEnd"/>
      <w:r w:rsidRPr="00274538">
        <w:rPr>
          <w:lang w:val="es-VE"/>
        </w:rPr>
        <w:t xml:space="preserve">” para mostrar solamente </w:t>
      </w:r>
      <w:r>
        <w:rPr>
          <w:lang w:val="es-VE"/>
        </w:rPr>
        <w:t xml:space="preserve">el promedio de los valores para el </w:t>
      </w:r>
      <w:r w:rsidRPr="00274538">
        <w:rPr>
          <w:lang w:val="es-VE"/>
        </w:rPr>
        <w:t xml:space="preserve"> </w:t>
      </w:r>
      <w:proofErr w:type="spellStart"/>
      <w:r w:rsidRPr="00274538">
        <w:rPr>
          <w:rStyle w:val="JRObjectChar"/>
          <w:lang w:val="es-VE"/>
        </w:rPr>
        <w:t>ModelEntity</w:t>
      </w:r>
      <w:proofErr w:type="spellEnd"/>
      <w:r w:rsidRPr="00274538">
        <w:rPr>
          <w:lang w:val="es-VE"/>
        </w:rPr>
        <w:t xml:space="preserve">.  </w:t>
      </w:r>
      <w:r w:rsidRPr="00FF39D1">
        <w:rPr>
          <w:rFonts w:ascii="Arial" w:hAnsi="Arial" w:cs="Arial"/>
          <w:color w:val="222222"/>
          <w:shd w:val="clear" w:color="auto" w:fill="FFFFFF"/>
          <w:lang w:val="es-VE"/>
        </w:rPr>
        <w:t>¿</w:t>
      </w:r>
      <w:proofErr w:type="spellStart"/>
      <w:r>
        <w:rPr>
          <w:lang w:val="es-VE"/>
        </w:rPr>
        <w:t>Cúal</w:t>
      </w:r>
      <w:proofErr w:type="spellEnd"/>
      <w:r>
        <w:rPr>
          <w:lang w:val="es-VE"/>
        </w:rPr>
        <w:t xml:space="preserve"> es el número promedio de </w:t>
      </w:r>
      <w:proofErr w:type="spellStart"/>
      <w:r w:rsidRPr="00274538">
        <w:rPr>
          <w:i/>
          <w:lang w:val="es-VE"/>
        </w:rPr>
        <w:t>Number</w:t>
      </w:r>
      <w:proofErr w:type="spellEnd"/>
      <w:r w:rsidRPr="00274538">
        <w:rPr>
          <w:i/>
          <w:lang w:val="es-VE"/>
        </w:rPr>
        <w:t xml:space="preserve"> in </w:t>
      </w:r>
      <w:proofErr w:type="spellStart"/>
      <w:r w:rsidRPr="00274538">
        <w:rPr>
          <w:i/>
          <w:lang w:val="es-VE"/>
        </w:rPr>
        <w:t>System</w:t>
      </w:r>
      <w:proofErr w:type="spellEnd"/>
      <w:r w:rsidRPr="00274538">
        <w:rPr>
          <w:lang w:val="es-VE"/>
        </w:rPr>
        <w:t xml:space="preserve"> y </w:t>
      </w:r>
      <w:r w:rsidRPr="00274538">
        <w:rPr>
          <w:i/>
          <w:lang w:val="es-VE"/>
        </w:rPr>
        <w:t xml:space="preserve">Time in </w:t>
      </w:r>
      <w:proofErr w:type="spellStart"/>
      <w:r w:rsidRPr="00274538">
        <w:rPr>
          <w:i/>
          <w:lang w:val="es-VE"/>
        </w:rPr>
        <w:t>System</w:t>
      </w:r>
      <w:proofErr w:type="spellEnd"/>
      <w:r w:rsidRPr="00FF39D1">
        <w:rPr>
          <w:lang w:val="es-VE"/>
        </w:rPr>
        <w:t>?</w:t>
      </w:r>
      <w:ins w:id="80" w:author="Marcelo Gallegos" w:date="2019-11-22T03:01:00Z">
        <w:r w:rsidR="005B4C30">
          <w:rPr>
            <w:lang w:val="es-VE"/>
          </w:rPr>
          <w:t xml:space="preserve"> </w:t>
        </w:r>
      </w:ins>
      <w:ins w:id="81" w:author="Marcelo Gallegos" w:date="2019-11-22T03:02:00Z">
        <w:r w:rsidR="005B4C30">
          <w:rPr>
            <w:lang w:val="es-VE"/>
          </w:rPr>
          <w:t>Número en sistema</w:t>
        </w:r>
      </w:ins>
      <w:ins w:id="82" w:author="Marcelo Gallegos" w:date="2019-11-22T03:01:00Z">
        <w:r w:rsidR="005B4C30">
          <w:rPr>
            <w:lang w:val="es-VE"/>
          </w:rPr>
          <w:t xml:space="preserve"> = </w:t>
        </w:r>
      </w:ins>
      <w:ins w:id="83" w:author="Marcelo Gallegos" w:date="2019-11-22T03:02:00Z">
        <w:r w:rsidR="005B4C30">
          <w:rPr>
            <w:lang w:val="es-VE"/>
          </w:rPr>
          <w:t>7.</w:t>
        </w:r>
        <w:r w:rsidR="00A10BF9">
          <w:rPr>
            <w:lang w:val="es-VE"/>
          </w:rPr>
          <w:t>64</w:t>
        </w:r>
      </w:ins>
      <w:ins w:id="84" w:author="Marcelo Gallegos" w:date="2019-11-22T03:01:00Z">
        <w:r w:rsidR="005B4C30">
          <w:rPr>
            <w:lang w:val="es-VE"/>
          </w:rPr>
          <w:t>; Tiempo en sis</w:t>
        </w:r>
      </w:ins>
      <w:ins w:id="85" w:author="Marcelo Gallegos" w:date="2019-11-22T03:02:00Z">
        <w:r w:rsidR="005B4C30">
          <w:rPr>
            <w:lang w:val="es-VE"/>
          </w:rPr>
          <w:t xml:space="preserve">tema = </w:t>
        </w:r>
        <w:r w:rsidR="00A10BF9">
          <w:rPr>
            <w:lang w:val="es-VE"/>
          </w:rPr>
          <w:t>0.06</w:t>
        </w:r>
        <w:r w:rsidR="005B4C30">
          <w:rPr>
            <w:lang w:val="es-VE"/>
          </w:rPr>
          <w:t>.</w:t>
        </w:r>
      </w:ins>
    </w:p>
    <w:p w:rsidR="00D56181" w:rsidRPr="00274538" w:rsidRDefault="00D56181" w:rsidP="00D56181">
      <w:pPr>
        <w:pStyle w:val="JRQuestion"/>
        <w:numPr>
          <w:ilvl w:val="0"/>
          <w:numId w:val="0"/>
        </w:numPr>
        <w:rPr>
          <w:lang w:val="es-VE"/>
        </w:rPr>
      </w:pPr>
      <w:r w:rsidRPr="00274538">
        <w:rPr>
          <w:lang w:val="es-VE"/>
        </w:rPr>
        <w:t>_______________________________________________________________________________</w:t>
      </w:r>
    </w:p>
    <w:p w:rsidR="00207AC7" w:rsidRDefault="00D56181" w:rsidP="00274538">
      <w:pPr>
        <w:pStyle w:val="JRStepPart"/>
        <w:numPr>
          <w:ilvl w:val="0"/>
          <w:numId w:val="0"/>
        </w:numPr>
        <w:rPr>
          <w:lang w:val="es-VE"/>
        </w:rPr>
      </w:pPr>
      <w:r w:rsidRPr="00274538">
        <w:rPr>
          <w:b/>
          <w:i/>
          <w:lang w:val="es-VE"/>
        </w:rPr>
        <w:t>Paso 5:</w:t>
      </w:r>
      <w:r>
        <w:rPr>
          <w:lang w:val="es-VE"/>
        </w:rPr>
        <w:t xml:space="preserve"> </w:t>
      </w:r>
      <w:r w:rsidR="00207AC7">
        <w:rPr>
          <w:lang w:val="es-VE"/>
        </w:rPr>
        <w:t xml:space="preserve">Los atributos pueden ser movidos a la derecha e izquierda. </w:t>
      </w:r>
    </w:p>
    <w:p w:rsidR="00207AC7" w:rsidRDefault="00207AC7" w:rsidP="00274538">
      <w:pPr>
        <w:pStyle w:val="JRStepPart"/>
        <w:numPr>
          <w:ilvl w:val="0"/>
          <w:numId w:val="0"/>
        </w:numPr>
        <w:rPr>
          <w:lang w:val="es-VE"/>
        </w:rPr>
      </w:pPr>
      <w:r w:rsidRPr="00274538">
        <w:rPr>
          <w:b/>
          <w:i/>
          <w:lang w:val="es-VE"/>
        </w:rPr>
        <w:t>Paso 6:</w:t>
      </w:r>
      <w:r>
        <w:rPr>
          <w:lang w:val="es-VE"/>
        </w:rPr>
        <w:t xml:space="preserve"> Haz clic en el botón derecho del mouse sobre </w:t>
      </w:r>
      <w:r w:rsidRPr="00274538">
        <w:rPr>
          <w:lang w:val="es-VE"/>
        </w:rPr>
        <w:t>“</w:t>
      </w:r>
      <w:proofErr w:type="spellStart"/>
      <w:r w:rsidRPr="00274538">
        <w:rPr>
          <w:i/>
          <w:lang w:val="es-VE"/>
        </w:rPr>
        <w:t>Results</w:t>
      </w:r>
      <w:proofErr w:type="spellEnd"/>
      <w:r w:rsidRPr="00274538">
        <w:rPr>
          <w:i/>
          <w:lang w:val="es-VE"/>
        </w:rPr>
        <w:t xml:space="preserve"> Field</w:t>
      </w:r>
      <w:r w:rsidRPr="00274538">
        <w:rPr>
          <w:lang w:val="es-VE"/>
        </w:rPr>
        <w:t xml:space="preserve">” </w:t>
      </w:r>
      <w:r>
        <w:rPr>
          <w:lang w:val="es-VE"/>
        </w:rPr>
        <w:t xml:space="preserve">(observa la Figura 2.9). Puedes arrastrar otros campos colocándolos en las columnas. </w:t>
      </w:r>
    </w:p>
    <w:p w:rsidR="00207AC7" w:rsidRDefault="00207AC7" w:rsidP="00274538">
      <w:pPr>
        <w:pStyle w:val="JRStepPart"/>
        <w:numPr>
          <w:ilvl w:val="0"/>
          <w:numId w:val="0"/>
        </w:numPr>
        <w:rPr>
          <w:lang w:val="es-VE"/>
        </w:rPr>
      </w:pPr>
      <w:r w:rsidRPr="00274538">
        <w:rPr>
          <w:b/>
          <w:i/>
          <w:lang w:val="es-CL"/>
        </w:rPr>
        <w:t>Paso 7:</w:t>
      </w:r>
      <w:r w:rsidRPr="00274538">
        <w:rPr>
          <w:lang w:val="es-CL"/>
        </w:rPr>
        <w:t xml:space="preserve"> Las “</w:t>
      </w:r>
      <w:proofErr w:type="spellStart"/>
      <w:r w:rsidRPr="00274538">
        <w:rPr>
          <w:lang w:val="es-CL"/>
        </w:rPr>
        <w:t>Categories</w:t>
      </w:r>
      <w:proofErr w:type="spellEnd"/>
      <w:r>
        <w:fldChar w:fldCharType="begin"/>
      </w:r>
      <w:r w:rsidRPr="00274538">
        <w:rPr>
          <w:lang w:val="es-CL"/>
        </w:rPr>
        <w:instrText xml:space="preserve"> XE "Results:Categories" </w:instrText>
      </w:r>
      <w:r>
        <w:fldChar w:fldCharType="end"/>
      </w:r>
      <w:r w:rsidRPr="00274538">
        <w:rPr>
          <w:lang w:val="es-CL"/>
        </w:rPr>
        <w:t>” para las estadísticas son: Content</w:t>
      </w:r>
      <w:r>
        <w:fldChar w:fldCharType="begin"/>
      </w:r>
      <w:r w:rsidRPr="00274538">
        <w:rPr>
          <w:lang w:val="es-CL"/>
        </w:rPr>
        <w:instrText xml:space="preserve"> XE "Results:Categories:Content" </w:instrText>
      </w:r>
      <w:r>
        <w:fldChar w:fldCharType="end"/>
      </w:r>
      <w:r w:rsidRPr="00274538">
        <w:rPr>
          <w:lang w:val="es-CL"/>
        </w:rPr>
        <w:t xml:space="preserve">, </w:t>
      </w:r>
      <w:proofErr w:type="spellStart"/>
      <w:r w:rsidRPr="00274538">
        <w:rPr>
          <w:lang w:val="es-CL"/>
        </w:rPr>
        <w:t>Throughput</w:t>
      </w:r>
      <w:proofErr w:type="spellEnd"/>
      <w:r>
        <w:fldChar w:fldCharType="begin"/>
      </w:r>
      <w:r w:rsidRPr="00274538">
        <w:rPr>
          <w:lang w:val="es-CL"/>
        </w:rPr>
        <w:instrText xml:space="preserve"> XE "Results:Categories:Throughput" </w:instrText>
      </w:r>
      <w:r>
        <w:fldChar w:fldCharType="end"/>
      </w:r>
      <w:r w:rsidRPr="00274538">
        <w:rPr>
          <w:lang w:val="es-CL"/>
        </w:rPr>
        <w:t xml:space="preserve">, </w:t>
      </w:r>
      <w:proofErr w:type="spellStart"/>
      <w:r w:rsidRPr="00274538">
        <w:rPr>
          <w:lang w:val="es-CL"/>
        </w:rPr>
        <w:t>Capacity</w:t>
      </w:r>
      <w:proofErr w:type="spellEnd"/>
      <w:r>
        <w:fldChar w:fldCharType="begin"/>
      </w:r>
      <w:r w:rsidRPr="00274538">
        <w:rPr>
          <w:lang w:val="es-CL"/>
        </w:rPr>
        <w:instrText xml:space="preserve"> XE "Results:Categories:Capacity" </w:instrText>
      </w:r>
      <w:r>
        <w:fldChar w:fldCharType="end"/>
      </w:r>
      <w:r w:rsidRPr="00274538">
        <w:rPr>
          <w:lang w:val="es-CL"/>
        </w:rPr>
        <w:t xml:space="preserve">, </w:t>
      </w:r>
      <w:proofErr w:type="spellStart"/>
      <w:r w:rsidRPr="00274538">
        <w:rPr>
          <w:lang w:val="es-CL"/>
        </w:rPr>
        <w:t>FlowTime</w:t>
      </w:r>
      <w:proofErr w:type="spellEnd"/>
      <w:r>
        <w:fldChar w:fldCharType="begin"/>
      </w:r>
      <w:r w:rsidRPr="00274538">
        <w:rPr>
          <w:lang w:val="es-CL"/>
        </w:rPr>
        <w:instrText xml:space="preserve"> XE "Results:Categories:FlowTime" </w:instrText>
      </w:r>
      <w:r>
        <w:fldChar w:fldCharType="end"/>
      </w:r>
      <w:r w:rsidRPr="00274538">
        <w:rPr>
          <w:lang w:val="es-CL"/>
        </w:rPr>
        <w:t xml:space="preserve">, </w:t>
      </w:r>
      <w:proofErr w:type="spellStart"/>
      <w:r w:rsidRPr="00274538">
        <w:rPr>
          <w:lang w:val="es-CL"/>
        </w:rPr>
        <w:t>ResourceState</w:t>
      </w:r>
      <w:proofErr w:type="spellEnd"/>
      <w:r>
        <w:fldChar w:fldCharType="begin"/>
      </w:r>
      <w:r w:rsidRPr="00274538">
        <w:rPr>
          <w:lang w:val="es-CL"/>
        </w:rPr>
        <w:instrText xml:space="preserve"> XE "Results:Categories:ResourceState" </w:instrText>
      </w:r>
      <w:r>
        <w:fldChar w:fldCharType="end"/>
      </w:r>
      <w:r w:rsidRPr="00274538">
        <w:rPr>
          <w:lang w:val="es-CL"/>
        </w:rPr>
        <w:t xml:space="preserve"> and </w:t>
      </w:r>
      <w:proofErr w:type="spellStart"/>
      <w:r w:rsidRPr="00274538">
        <w:rPr>
          <w:lang w:val="es-CL"/>
        </w:rPr>
        <w:t>HoldingTime</w:t>
      </w:r>
      <w:proofErr w:type="spellEnd"/>
      <w:r>
        <w:fldChar w:fldCharType="begin"/>
      </w:r>
      <w:r w:rsidRPr="00274538">
        <w:rPr>
          <w:lang w:val="es-CL"/>
        </w:rPr>
        <w:instrText xml:space="preserve"> XE "Results:Categories:HoldingTime" </w:instrText>
      </w:r>
      <w:r>
        <w:fldChar w:fldCharType="end"/>
      </w:r>
      <w:r w:rsidRPr="00274538">
        <w:rPr>
          <w:lang w:val="es-CL"/>
        </w:rPr>
        <w:t xml:space="preserve">. </w:t>
      </w:r>
      <w:r w:rsidRPr="00274538">
        <w:rPr>
          <w:lang w:val="es-VE"/>
        </w:rPr>
        <w:t xml:space="preserve">Estas son aplicadas a cada </w:t>
      </w:r>
      <w:ins w:id="86" w:author="Postgrado" w:date="2016-09-21T17:10:00Z">
        <w:r w:rsidR="00CF0346">
          <w:rPr>
            <w:lang w:val="es-VE"/>
          </w:rPr>
          <w:t>f</w:t>
        </w:r>
      </w:ins>
      <w:del w:id="87" w:author="Postgrado" w:date="2016-09-21T17:10:00Z">
        <w:r w:rsidRPr="00274538" w:rsidDel="00CF0346">
          <w:rPr>
            <w:lang w:val="es-VE"/>
          </w:rPr>
          <w:delText>F</w:delText>
        </w:r>
      </w:del>
      <w:r w:rsidRPr="00274538">
        <w:rPr>
          <w:lang w:val="es-VE"/>
        </w:rPr>
        <w:t xml:space="preserve">uente de dato que sea pertinente. </w:t>
      </w:r>
    </w:p>
    <w:p w:rsidR="00207AC7" w:rsidRDefault="00207AC7" w:rsidP="00274538">
      <w:pPr>
        <w:pStyle w:val="JRStepPart"/>
        <w:numPr>
          <w:ilvl w:val="0"/>
          <w:numId w:val="0"/>
        </w:numPr>
        <w:rPr>
          <w:lang w:val="es-VE"/>
        </w:rPr>
      </w:pPr>
      <w:r w:rsidRPr="00274538">
        <w:rPr>
          <w:b/>
          <w:i/>
          <w:lang w:val="es-VE"/>
        </w:rPr>
        <w:t xml:space="preserve">Paso 8: </w:t>
      </w:r>
      <w:r w:rsidRPr="00207AC7">
        <w:rPr>
          <w:lang w:val="es-VE"/>
        </w:rPr>
        <w:t xml:space="preserve">La utilización de recursos incluye </w:t>
      </w:r>
      <w:proofErr w:type="spellStart"/>
      <w:r w:rsidRPr="00274538">
        <w:rPr>
          <w:lang w:val="es-VE"/>
        </w:rPr>
        <w:t>ScheduledUtilization</w:t>
      </w:r>
      <w:proofErr w:type="spellEnd"/>
      <w:r w:rsidRPr="00274538">
        <w:rPr>
          <w:lang w:val="es-VE"/>
        </w:rPr>
        <w:t>”, “</w:t>
      </w:r>
      <w:proofErr w:type="spellStart"/>
      <w:r w:rsidRPr="00274538">
        <w:rPr>
          <w:lang w:val="es-VE"/>
        </w:rPr>
        <w:t>UnitsAllocated</w:t>
      </w:r>
      <w:proofErr w:type="spellEnd"/>
      <w:r w:rsidRPr="00274538">
        <w:rPr>
          <w:lang w:val="es-VE"/>
        </w:rPr>
        <w:t>”, “</w:t>
      </w:r>
      <w:proofErr w:type="spellStart"/>
      <w:r w:rsidRPr="00274538">
        <w:rPr>
          <w:lang w:val="es-VE"/>
        </w:rPr>
        <w:t>UnitsScheduled</w:t>
      </w:r>
      <w:proofErr w:type="spellEnd"/>
      <w:r w:rsidRPr="00274538">
        <w:rPr>
          <w:lang w:val="es-VE"/>
        </w:rPr>
        <w:t>” y “</w:t>
      </w:r>
      <w:proofErr w:type="spellStart"/>
      <w:r w:rsidRPr="00274538">
        <w:rPr>
          <w:lang w:val="es-VE"/>
        </w:rPr>
        <w:t>UnitsUtilized</w:t>
      </w:r>
      <w:proofErr w:type="spellEnd"/>
      <w:r w:rsidRPr="00274538">
        <w:rPr>
          <w:lang w:val="es-VE"/>
        </w:rPr>
        <w:t>”.</w:t>
      </w:r>
      <w:r>
        <w:rPr>
          <w:lang w:val="es-VE"/>
        </w:rPr>
        <w:t xml:space="preserve"> Estos se refieren a uso real de la capacidad del objeto y la capacidad promedio. El </w:t>
      </w:r>
      <w:proofErr w:type="spellStart"/>
      <w:r w:rsidRPr="00274538">
        <w:rPr>
          <w:lang w:val="es-VE"/>
        </w:rPr>
        <w:t>ScheduledUtilization</w:t>
      </w:r>
      <w:proofErr w:type="spellEnd"/>
      <w:r w:rsidRPr="00274538">
        <w:rPr>
          <w:lang w:val="es-VE"/>
        </w:rPr>
        <w:t xml:space="preserve"> es calculado como una relación entre el tiempo real que el recurso es utilizado dividido </w:t>
      </w:r>
      <w:r>
        <w:rPr>
          <w:lang w:val="es-VE"/>
        </w:rPr>
        <w:t>por e</w:t>
      </w:r>
      <w:r w:rsidRPr="00274538">
        <w:rPr>
          <w:lang w:val="es-VE"/>
        </w:rPr>
        <w:t xml:space="preserve">l </w:t>
      </w:r>
      <w:r>
        <w:rPr>
          <w:lang w:val="es-VE"/>
        </w:rPr>
        <w:t xml:space="preserve">tiempo total que se encuentra disponible. </w:t>
      </w:r>
      <w:r w:rsidRPr="00207AC7">
        <w:rPr>
          <w:lang w:val="es-VE"/>
        </w:rPr>
        <w:t>"</w:t>
      </w:r>
      <w:proofErr w:type="spellStart"/>
      <w:r w:rsidRPr="00207AC7">
        <w:rPr>
          <w:lang w:val="es-VE"/>
        </w:rPr>
        <w:t>UnitsUtilized</w:t>
      </w:r>
      <w:proofErr w:type="spellEnd"/>
      <w:r w:rsidRPr="00207AC7">
        <w:rPr>
          <w:lang w:val="es-VE"/>
        </w:rPr>
        <w:t>"</w:t>
      </w:r>
      <w:r>
        <w:rPr>
          <w:lang w:val="es-VE"/>
        </w:rPr>
        <w:t xml:space="preserve"> es el número promedio </w:t>
      </w:r>
      <w:r w:rsidR="002611ED">
        <w:rPr>
          <w:lang w:val="es-VE"/>
        </w:rPr>
        <w:t>de</w:t>
      </w:r>
      <w:del w:id="88" w:author="Postgrado" w:date="2016-09-21T17:09:00Z">
        <w:r w:rsidR="002611ED" w:rsidDel="003B29FC">
          <w:rPr>
            <w:lang w:val="es-VE"/>
          </w:rPr>
          <w:delText xml:space="preserve"> re los</w:delText>
        </w:r>
      </w:del>
      <w:r w:rsidR="002611ED">
        <w:rPr>
          <w:lang w:val="es-VE"/>
        </w:rPr>
        <w:t xml:space="preserve"> recursos que son utilizados hasta el momento que e</w:t>
      </w:r>
      <w:ins w:id="89" w:author="Postgrado" w:date="2016-09-21T17:09:00Z">
        <w:r w:rsidR="003B29FC">
          <w:rPr>
            <w:lang w:val="es-VE"/>
          </w:rPr>
          <w:t>l</w:t>
        </w:r>
      </w:ins>
      <w:del w:id="90" w:author="Postgrado" w:date="2016-09-21T17:09:00Z">
        <w:r w:rsidR="002611ED" w:rsidDel="003B29FC">
          <w:rPr>
            <w:lang w:val="es-VE"/>
          </w:rPr>
          <w:delText>ste</w:delText>
        </w:r>
      </w:del>
      <w:r w:rsidR="002611ED">
        <w:rPr>
          <w:lang w:val="es-VE"/>
        </w:rPr>
        <w:t xml:space="preserve"> reporte es generado. </w:t>
      </w:r>
    </w:p>
    <w:p w:rsidR="00FC0644" w:rsidRPr="00FC0644" w:rsidRDefault="00FC0644" w:rsidP="00274538">
      <w:pPr>
        <w:pStyle w:val="JRStepPart"/>
        <w:numPr>
          <w:ilvl w:val="0"/>
          <w:numId w:val="0"/>
        </w:numPr>
        <w:rPr>
          <w:lang w:val="es-VE"/>
        </w:rPr>
      </w:pPr>
      <w:r w:rsidRPr="00274538">
        <w:rPr>
          <w:i/>
          <w:lang w:val="es-VE"/>
        </w:rPr>
        <w:t xml:space="preserve">Pregunta 14: </w:t>
      </w:r>
      <w:r w:rsidRPr="00FF39D1">
        <w:rPr>
          <w:rFonts w:ascii="Arial" w:hAnsi="Arial" w:cs="Arial"/>
          <w:color w:val="222222"/>
          <w:shd w:val="clear" w:color="auto" w:fill="FFFFFF"/>
          <w:lang w:val="es-VE"/>
        </w:rPr>
        <w:t>¿</w:t>
      </w:r>
      <w:del w:id="91" w:author="Postgrado" w:date="2016-09-21T17:09:00Z">
        <w:r w:rsidDel="003B29FC">
          <w:rPr>
            <w:lang w:val="es-VE"/>
          </w:rPr>
          <w:delText>Cúal</w:delText>
        </w:r>
      </w:del>
      <w:ins w:id="92" w:author="Postgrado" w:date="2016-09-21T17:09:00Z">
        <w:r w:rsidR="003B29FC">
          <w:rPr>
            <w:lang w:val="es-VE"/>
          </w:rPr>
          <w:t>Cuál</w:t>
        </w:r>
      </w:ins>
      <w:r>
        <w:rPr>
          <w:lang w:val="es-VE"/>
        </w:rPr>
        <w:t xml:space="preserve"> es la capacidad del </w:t>
      </w:r>
      <w:proofErr w:type="spellStart"/>
      <w:r w:rsidRPr="00274538">
        <w:rPr>
          <w:lang w:val="es-VE"/>
        </w:rPr>
        <w:t>ScheduledUtilization</w:t>
      </w:r>
      <w:proofErr w:type="spellEnd"/>
      <w:r>
        <w:rPr>
          <w:lang w:val="es-VE"/>
        </w:rPr>
        <w:t xml:space="preserve"> del objeto </w:t>
      </w:r>
      <w:proofErr w:type="spellStart"/>
      <w:r w:rsidRPr="00274538">
        <w:rPr>
          <w:b/>
          <w:lang w:val="es-VE"/>
        </w:rPr>
        <w:t>Srv</w:t>
      </w:r>
      <w:r w:rsidRPr="00274538">
        <w:rPr>
          <w:rStyle w:val="JROurNamesChar"/>
          <w:lang w:val="es-VE"/>
        </w:rPr>
        <w:t>GetIceCream</w:t>
      </w:r>
      <w:proofErr w:type="spellEnd"/>
      <w:r w:rsidRPr="00FF39D1">
        <w:rPr>
          <w:lang w:val="es-VE"/>
        </w:rPr>
        <w:t>?</w:t>
      </w:r>
      <w:ins w:id="93" w:author="Marcelo Gallegos" w:date="2019-11-22T03:02:00Z">
        <w:r w:rsidR="00A10BF9">
          <w:rPr>
            <w:lang w:val="es-VE"/>
          </w:rPr>
          <w:t xml:space="preserve"> Capacidad = 2.</w:t>
        </w:r>
      </w:ins>
    </w:p>
    <w:p w:rsidR="008809A0" w:rsidRPr="00274538" w:rsidRDefault="008809A0" w:rsidP="00274538">
      <w:pPr>
        <w:pStyle w:val="JRQuestion"/>
        <w:numPr>
          <w:ilvl w:val="0"/>
          <w:numId w:val="0"/>
        </w:numPr>
        <w:rPr>
          <w:lang w:val="es-CL"/>
        </w:rPr>
      </w:pPr>
      <w:r w:rsidRPr="00274538">
        <w:rPr>
          <w:lang w:val="es-CL"/>
        </w:rPr>
        <w:t>_______________________________________________________________________________</w:t>
      </w:r>
    </w:p>
    <w:p w:rsidR="00FC0644" w:rsidRPr="00274538" w:rsidRDefault="00FC0644" w:rsidP="00274538">
      <w:pPr>
        <w:pStyle w:val="JRQuestion"/>
        <w:numPr>
          <w:ilvl w:val="0"/>
          <w:numId w:val="0"/>
        </w:numPr>
        <w:rPr>
          <w:lang w:val="es-VE"/>
        </w:rPr>
      </w:pPr>
      <w:r w:rsidRPr="00274538">
        <w:rPr>
          <w:b/>
          <w:i/>
          <w:lang w:val="es-VE"/>
        </w:rPr>
        <w:t xml:space="preserve">Paso 9: </w:t>
      </w:r>
      <w:r w:rsidRPr="00274538">
        <w:rPr>
          <w:lang w:val="es-VE"/>
        </w:rPr>
        <w:t xml:space="preserve">Observa la espera en el </w:t>
      </w:r>
      <w:r>
        <w:rPr>
          <w:rStyle w:val="JRObjectChar"/>
          <w:lang w:val="es-VE"/>
        </w:rPr>
        <w:t xml:space="preserve">Server </w:t>
      </w:r>
      <w:r w:rsidRPr="00274538">
        <w:rPr>
          <w:lang w:val="es-CL"/>
        </w:rPr>
        <w:t>que se muestra bajo el</w:t>
      </w:r>
      <w:r>
        <w:rPr>
          <w:rStyle w:val="JRObjectChar"/>
          <w:lang w:val="es-VE"/>
        </w:rPr>
        <w:t xml:space="preserve"> </w:t>
      </w:r>
      <w:r w:rsidRPr="00274538">
        <w:rPr>
          <w:lang w:val="es-VE"/>
        </w:rPr>
        <w:t>“</w:t>
      </w:r>
      <w:proofErr w:type="spellStart"/>
      <w:r w:rsidRPr="00274538">
        <w:rPr>
          <w:lang w:val="es-VE"/>
        </w:rPr>
        <w:t>HoldingTime</w:t>
      </w:r>
      <w:proofErr w:type="spellEnd"/>
      <w:r w:rsidRPr="00274538">
        <w:rPr>
          <w:lang w:val="es-VE"/>
        </w:rPr>
        <w:t xml:space="preserve">” </w:t>
      </w:r>
      <w:r>
        <w:rPr>
          <w:lang w:val="es-VE"/>
        </w:rPr>
        <w:t>del</w:t>
      </w:r>
      <w:r w:rsidRPr="00274538">
        <w:rPr>
          <w:lang w:val="es-VE"/>
        </w:rPr>
        <w:t xml:space="preserve"> “</w:t>
      </w:r>
      <w:proofErr w:type="spellStart"/>
      <w:r w:rsidRPr="00274538">
        <w:rPr>
          <w:lang w:val="es-VE"/>
        </w:rPr>
        <w:t>InputBuffer</w:t>
      </w:r>
      <w:proofErr w:type="spellEnd"/>
      <w:r w:rsidRPr="00274538">
        <w:rPr>
          <w:lang w:val="es-VE"/>
        </w:rPr>
        <w:t>”</w:t>
      </w:r>
      <w:r>
        <w:rPr>
          <w:lang w:val="es-VE"/>
        </w:rPr>
        <w:t xml:space="preserve"> mientras que el “Content” del</w:t>
      </w:r>
      <w:r w:rsidRPr="00274538">
        <w:rPr>
          <w:lang w:val="es-VE"/>
        </w:rPr>
        <w:t xml:space="preserve"> </w:t>
      </w:r>
      <w:proofErr w:type="spellStart"/>
      <w:r w:rsidRPr="00274538">
        <w:rPr>
          <w:rStyle w:val="JROurNamesChar"/>
          <w:lang w:val="es-VE"/>
        </w:rPr>
        <w:t>InputBuffer</w:t>
      </w:r>
      <w:proofErr w:type="spellEnd"/>
      <w:r>
        <w:rPr>
          <w:rStyle w:val="JROurNamesChar"/>
          <w:lang w:val="es-VE"/>
        </w:rPr>
        <w:t xml:space="preserve"> </w:t>
      </w:r>
      <w:r w:rsidRPr="00274538">
        <w:rPr>
          <w:rStyle w:val="JROurNamesChar"/>
          <w:b w:val="0"/>
          <w:lang w:val="es-VE"/>
        </w:rPr>
        <w:t>muestra el número de personas en la cola</w:t>
      </w:r>
      <w:r w:rsidRPr="00FC0644">
        <w:rPr>
          <w:rStyle w:val="Refdenotaalpie"/>
        </w:rPr>
        <w:footnoteReference w:id="6"/>
      </w:r>
      <w:r w:rsidRPr="00274538">
        <w:rPr>
          <w:rStyle w:val="JROurNamesChar"/>
          <w:b w:val="0"/>
          <w:lang w:val="es-VE"/>
        </w:rPr>
        <w:t>.</w:t>
      </w:r>
    </w:p>
    <w:p w:rsidR="00FC0644" w:rsidRPr="00274538" w:rsidRDefault="00FC0644" w:rsidP="00274538">
      <w:pPr>
        <w:pStyle w:val="JRStepPart"/>
        <w:numPr>
          <w:ilvl w:val="0"/>
          <w:numId w:val="0"/>
        </w:numPr>
        <w:ind w:left="360" w:hanging="360"/>
        <w:rPr>
          <w:i/>
          <w:lang w:val="es-VE"/>
        </w:rPr>
      </w:pPr>
      <w:r w:rsidRPr="00274538">
        <w:rPr>
          <w:i/>
          <w:lang w:val="es-VE"/>
        </w:rPr>
        <w:t xml:space="preserve">Pregunta 15: </w:t>
      </w:r>
      <w:r w:rsidRPr="00FF39D1">
        <w:rPr>
          <w:rFonts w:ascii="Arial" w:hAnsi="Arial" w:cs="Arial"/>
          <w:color w:val="222222"/>
          <w:shd w:val="clear" w:color="auto" w:fill="FFFFFF"/>
          <w:lang w:val="es-VE"/>
        </w:rPr>
        <w:t>¿</w:t>
      </w:r>
      <w:del w:id="94" w:author="Postgrado" w:date="2016-09-21T17:09:00Z">
        <w:r w:rsidDel="003B29FC">
          <w:rPr>
            <w:lang w:val="es-VE"/>
          </w:rPr>
          <w:delText>Cúal</w:delText>
        </w:r>
      </w:del>
      <w:ins w:id="95" w:author="Postgrado" w:date="2016-09-21T17:09:00Z">
        <w:r w:rsidR="003B29FC">
          <w:rPr>
            <w:lang w:val="es-VE"/>
          </w:rPr>
          <w:t>Cuál</w:t>
        </w:r>
      </w:ins>
      <w:r>
        <w:rPr>
          <w:lang w:val="es-VE"/>
        </w:rPr>
        <w:t xml:space="preserve"> es el número promedio en el </w:t>
      </w:r>
      <w:proofErr w:type="spellStart"/>
      <w:r w:rsidRPr="00274538">
        <w:rPr>
          <w:rStyle w:val="JROurNamesChar"/>
          <w:lang w:val="es-VE"/>
        </w:rPr>
        <w:t>InputBuffer</w:t>
      </w:r>
      <w:proofErr w:type="spellEnd"/>
      <w:r w:rsidRPr="00FF39D1">
        <w:rPr>
          <w:b/>
          <w:lang w:val="es-VE"/>
        </w:rPr>
        <w:t xml:space="preserve"> </w:t>
      </w:r>
      <w:r w:rsidRPr="00274538">
        <w:rPr>
          <w:lang w:val="es-VE"/>
        </w:rPr>
        <w:t xml:space="preserve">del </w:t>
      </w:r>
      <w:r>
        <w:rPr>
          <w:rStyle w:val="JRObjectChar"/>
          <w:lang w:val="es-VE"/>
        </w:rPr>
        <w:t>Server</w:t>
      </w:r>
      <w:r w:rsidRPr="00FF39D1">
        <w:rPr>
          <w:b/>
          <w:lang w:val="es-VE"/>
        </w:rPr>
        <w:t xml:space="preserve"> </w:t>
      </w:r>
      <w:proofErr w:type="spellStart"/>
      <w:r w:rsidRPr="00FF39D1">
        <w:rPr>
          <w:b/>
          <w:lang w:val="es-VE"/>
        </w:rPr>
        <w:t>Srv</w:t>
      </w:r>
      <w:r w:rsidRPr="00FF39D1">
        <w:rPr>
          <w:rStyle w:val="JROurNamesChar"/>
          <w:lang w:val="es-VE"/>
        </w:rPr>
        <w:t>GetIceCream</w:t>
      </w:r>
      <w:proofErr w:type="spellEnd"/>
      <w:r w:rsidRPr="00FF39D1">
        <w:rPr>
          <w:lang w:val="es-VE"/>
        </w:rPr>
        <w:t>?</w:t>
      </w:r>
      <w:ins w:id="96" w:author="Marcelo Gallegos" w:date="2019-11-22T03:02:00Z">
        <w:r w:rsidR="00A10BF9">
          <w:rPr>
            <w:lang w:val="es-VE"/>
          </w:rPr>
          <w:t xml:space="preserve"> 3.06.</w:t>
        </w:r>
      </w:ins>
    </w:p>
    <w:p w:rsidR="008809A0" w:rsidRPr="00274538" w:rsidRDefault="008809A0" w:rsidP="00274538">
      <w:pPr>
        <w:pStyle w:val="JRStepPart"/>
        <w:numPr>
          <w:ilvl w:val="0"/>
          <w:numId w:val="0"/>
        </w:numPr>
        <w:ind w:left="360" w:hanging="360"/>
        <w:rPr>
          <w:lang w:val="es-CL"/>
        </w:rPr>
      </w:pPr>
      <w:r w:rsidRPr="00274538">
        <w:rPr>
          <w:lang w:val="es-CL"/>
        </w:rPr>
        <w:t>_______________________________________________________________________________</w:t>
      </w:r>
    </w:p>
    <w:p w:rsidR="00FC0644" w:rsidRPr="00274538" w:rsidRDefault="00FC0644" w:rsidP="00274538">
      <w:pPr>
        <w:pStyle w:val="JRQuestion"/>
        <w:numPr>
          <w:ilvl w:val="0"/>
          <w:numId w:val="0"/>
        </w:numPr>
        <w:ind w:left="720" w:hanging="720"/>
        <w:rPr>
          <w:i/>
          <w:lang w:val="es-VE"/>
        </w:rPr>
      </w:pPr>
      <w:r w:rsidRPr="00274538">
        <w:rPr>
          <w:i/>
          <w:lang w:val="es-VE"/>
        </w:rPr>
        <w:t xml:space="preserve">Pregunta 16: </w:t>
      </w:r>
      <w:r w:rsidRPr="00FF39D1">
        <w:rPr>
          <w:rFonts w:ascii="Arial" w:hAnsi="Arial" w:cs="Arial"/>
          <w:color w:val="222222"/>
          <w:shd w:val="clear" w:color="auto" w:fill="FFFFFF"/>
          <w:lang w:val="es-VE"/>
        </w:rPr>
        <w:t>¿</w:t>
      </w:r>
      <w:del w:id="97" w:author="Postgrado" w:date="2016-09-21T17:10:00Z">
        <w:r w:rsidDel="003B29FC">
          <w:rPr>
            <w:lang w:val="es-VE"/>
          </w:rPr>
          <w:delText>Cúal</w:delText>
        </w:r>
      </w:del>
      <w:ins w:id="98" w:author="Postgrado" w:date="2016-09-21T17:10:00Z">
        <w:r w:rsidR="003B29FC">
          <w:rPr>
            <w:lang w:val="es-VE"/>
          </w:rPr>
          <w:t>Cuál</w:t>
        </w:r>
      </w:ins>
      <w:r>
        <w:rPr>
          <w:lang w:val="es-VE"/>
        </w:rPr>
        <w:t xml:space="preserve"> es el tiempo promedio de espera en el </w:t>
      </w:r>
      <w:proofErr w:type="spellStart"/>
      <w:r w:rsidRPr="00FF39D1">
        <w:rPr>
          <w:rStyle w:val="JROurNamesChar"/>
          <w:lang w:val="es-VE"/>
        </w:rPr>
        <w:t>InputBuffer</w:t>
      </w:r>
      <w:proofErr w:type="spellEnd"/>
      <w:r w:rsidRPr="00FF39D1">
        <w:rPr>
          <w:b/>
          <w:lang w:val="es-VE"/>
        </w:rPr>
        <w:t xml:space="preserve"> </w:t>
      </w:r>
      <w:r w:rsidRPr="00FF39D1">
        <w:rPr>
          <w:lang w:val="es-VE"/>
        </w:rPr>
        <w:t xml:space="preserve">del </w:t>
      </w:r>
      <w:r>
        <w:rPr>
          <w:rStyle w:val="JRObjectChar"/>
          <w:lang w:val="es-VE"/>
        </w:rPr>
        <w:t>Server</w:t>
      </w:r>
      <w:r w:rsidRPr="00FF39D1">
        <w:rPr>
          <w:b/>
          <w:lang w:val="es-VE"/>
        </w:rPr>
        <w:t xml:space="preserve"> </w:t>
      </w:r>
      <w:proofErr w:type="spellStart"/>
      <w:r w:rsidRPr="00FF39D1">
        <w:rPr>
          <w:b/>
          <w:lang w:val="es-VE"/>
        </w:rPr>
        <w:t>Srv</w:t>
      </w:r>
      <w:r w:rsidRPr="00FF39D1">
        <w:rPr>
          <w:rStyle w:val="JROurNamesChar"/>
          <w:lang w:val="es-VE"/>
        </w:rPr>
        <w:t>GetIceCream</w:t>
      </w:r>
      <w:proofErr w:type="spellEnd"/>
      <w:r w:rsidRPr="00FF39D1">
        <w:rPr>
          <w:lang w:val="es-VE"/>
        </w:rPr>
        <w:t>?</w:t>
      </w:r>
      <w:ins w:id="99" w:author="Marcelo Gallegos" w:date="2019-11-22T03:02:00Z">
        <w:r w:rsidR="00A10BF9">
          <w:rPr>
            <w:lang w:val="es-VE"/>
          </w:rPr>
          <w:t xml:space="preserve"> 0.</w:t>
        </w:r>
      </w:ins>
      <w:ins w:id="100" w:author="Marcelo Gallegos" w:date="2019-11-22T03:03:00Z">
        <w:r w:rsidR="00A10BF9">
          <w:rPr>
            <w:lang w:val="es-VE"/>
          </w:rPr>
          <w:t>026</w:t>
        </w:r>
      </w:ins>
    </w:p>
    <w:p w:rsidR="008809A0" w:rsidRPr="00274538" w:rsidRDefault="008809A0" w:rsidP="00274538">
      <w:pPr>
        <w:pStyle w:val="JRQuestion"/>
        <w:numPr>
          <w:ilvl w:val="0"/>
          <w:numId w:val="0"/>
        </w:numPr>
        <w:rPr>
          <w:lang w:val="es-CL"/>
        </w:rPr>
      </w:pPr>
      <w:r w:rsidRPr="00274538">
        <w:rPr>
          <w:lang w:val="es-CL"/>
        </w:rPr>
        <w:t>_______________________________________________________________________________</w:t>
      </w:r>
    </w:p>
    <w:p w:rsidR="008809A0" w:rsidRPr="00274538" w:rsidRDefault="00914C7F" w:rsidP="00274538">
      <w:pPr>
        <w:pStyle w:val="JRQuestion"/>
        <w:numPr>
          <w:ilvl w:val="0"/>
          <w:numId w:val="0"/>
        </w:numPr>
        <w:rPr>
          <w:rFonts w:ascii="Arial" w:hAnsi="Arial" w:cs="Arial"/>
          <w:color w:val="222222"/>
          <w:shd w:val="clear" w:color="auto" w:fill="FFFFFF"/>
          <w:lang w:val="es-VE"/>
        </w:rPr>
      </w:pPr>
      <w:r w:rsidRPr="00274538">
        <w:rPr>
          <w:i/>
          <w:lang w:val="es-VE"/>
        </w:rPr>
        <w:t xml:space="preserve">Pregunta 17: </w:t>
      </w:r>
      <w:r w:rsidR="00FC0644" w:rsidRPr="00FF39D1">
        <w:rPr>
          <w:rFonts w:ascii="Arial" w:hAnsi="Arial" w:cs="Arial"/>
          <w:color w:val="222222"/>
          <w:shd w:val="clear" w:color="auto" w:fill="FFFFFF"/>
          <w:lang w:val="es-VE"/>
        </w:rPr>
        <w:t>¿</w:t>
      </w:r>
      <w:r w:rsidR="00FC0644" w:rsidRPr="00274538">
        <w:rPr>
          <w:lang w:val="es-VE"/>
        </w:rPr>
        <w:t>Por qué el número promedio del</w:t>
      </w:r>
      <w:r w:rsidR="00FC0644">
        <w:rPr>
          <w:rFonts w:ascii="Arial" w:hAnsi="Arial" w:cs="Arial"/>
          <w:color w:val="222222"/>
          <w:shd w:val="clear" w:color="auto" w:fill="FFFFFF"/>
          <w:lang w:val="es-VE"/>
        </w:rPr>
        <w:t xml:space="preserve"> </w:t>
      </w:r>
      <w:r w:rsidR="00FC0644" w:rsidRPr="00274538">
        <w:rPr>
          <w:rFonts w:ascii="Courier New" w:hAnsi="Courier New" w:cs="Courier New"/>
          <w:lang w:val="es-VE"/>
        </w:rPr>
        <w:t>Processing</w:t>
      </w:r>
      <w:r w:rsidR="00FC0644" w:rsidRPr="00274538">
        <w:rPr>
          <w:lang w:val="es-VE"/>
        </w:rPr>
        <w:t xml:space="preserve"> </w:t>
      </w:r>
      <w:r w:rsidR="00FC0644" w:rsidRPr="00274538">
        <w:rPr>
          <w:rStyle w:val="JRExpressionChar"/>
          <w:lang w:val="es-VE"/>
        </w:rPr>
        <w:t>Content</w:t>
      </w:r>
      <w:r w:rsidR="00FC0644">
        <w:rPr>
          <w:rStyle w:val="JRExpressionChar"/>
          <w:lang w:val="es-VE"/>
        </w:rPr>
        <w:t xml:space="preserve"> </w:t>
      </w:r>
      <w:r w:rsidR="00FC0644" w:rsidRPr="00274538">
        <w:rPr>
          <w:lang w:val="es-CL"/>
        </w:rPr>
        <w:t>del</w:t>
      </w:r>
      <w:r w:rsidR="00FC0644">
        <w:rPr>
          <w:rStyle w:val="JRExpressionChar"/>
          <w:lang w:val="es-VE"/>
        </w:rPr>
        <w:t xml:space="preserve"> </w:t>
      </w:r>
      <w:r w:rsidR="00FC0644">
        <w:rPr>
          <w:rStyle w:val="JRObjectChar"/>
          <w:lang w:val="es-VE"/>
        </w:rPr>
        <w:t>Server</w:t>
      </w:r>
      <w:r w:rsidR="00FC0644" w:rsidRPr="00FF39D1">
        <w:rPr>
          <w:b/>
          <w:lang w:val="es-VE"/>
        </w:rPr>
        <w:t xml:space="preserve"> </w:t>
      </w:r>
      <w:proofErr w:type="spellStart"/>
      <w:r w:rsidR="00FC0644" w:rsidRPr="00FF39D1">
        <w:rPr>
          <w:b/>
          <w:lang w:val="es-VE"/>
        </w:rPr>
        <w:t>Srv</w:t>
      </w:r>
      <w:r w:rsidR="00FC0644" w:rsidRPr="00FF39D1">
        <w:rPr>
          <w:rStyle w:val="JROurNamesChar"/>
          <w:lang w:val="es-VE"/>
        </w:rPr>
        <w:t>GetIceCream</w:t>
      </w:r>
      <w:proofErr w:type="spellEnd"/>
      <w:r w:rsidR="00FC0644">
        <w:rPr>
          <w:rStyle w:val="JROurNamesChar"/>
          <w:lang w:val="es-VE"/>
        </w:rPr>
        <w:t xml:space="preserve"> </w:t>
      </w:r>
      <w:r>
        <w:rPr>
          <w:rStyle w:val="JROurNamesChar"/>
          <w:lang w:val="es-VE"/>
        </w:rPr>
        <w:t xml:space="preserve">es </w:t>
      </w:r>
      <w:r w:rsidR="00FC0644" w:rsidRPr="00274538">
        <w:rPr>
          <w:lang w:val="es-CL"/>
        </w:rPr>
        <w:t>igual al promedio de las</w:t>
      </w:r>
      <w:r w:rsidR="00FC0644">
        <w:rPr>
          <w:rStyle w:val="JROurNamesChar"/>
          <w:lang w:val="es-VE"/>
        </w:rPr>
        <w:t xml:space="preserve"> </w:t>
      </w:r>
      <w:proofErr w:type="spellStart"/>
      <w:r w:rsidR="00FC0644" w:rsidRPr="00274538">
        <w:rPr>
          <w:rStyle w:val="JRExpressionChar"/>
          <w:lang w:val="es-VE"/>
        </w:rPr>
        <w:t>UnitsUtilized</w:t>
      </w:r>
      <w:proofErr w:type="spellEnd"/>
      <w:r w:rsidR="00FC0644" w:rsidRPr="00274538">
        <w:rPr>
          <w:lang w:val="es-VE"/>
        </w:rPr>
        <w:t>?</w:t>
      </w:r>
      <w:ins w:id="101" w:author="Marcelo Gallegos" w:date="2019-11-22T03:03:00Z">
        <w:r w:rsidR="00A10BF9">
          <w:rPr>
            <w:lang w:val="es-VE"/>
          </w:rPr>
          <w:t xml:space="preserve"> Porque las unidades ut</w:t>
        </w:r>
      </w:ins>
      <w:ins w:id="102" w:author="Marcelo Gallegos" w:date="2019-11-22T03:04:00Z">
        <w:r w:rsidR="00A10BF9">
          <w:rPr>
            <w:lang w:val="es-VE"/>
          </w:rPr>
          <w:t>ilizadas por el servidor son precisamente con las que se satisface la demanda de las entidades que están siendo procesadas.</w:t>
        </w:r>
      </w:ins>
      <w:bookmarkStart w:id="103" w:name="_GoBack"/>
      <w:bookmarkEnd w:id="103"/>
      <w:r w:rsidR="008809A0" w:rsidRPr="00274538">
        <w:rPr>
          <w:lang w:val="es-VE"/>
        </w:rPr>
        <w:br/>
      </w:r>
      <w:r w:rsidR="008809A0" w:rsidRPr="00274538">
        <w:rPr>
          <w:lang w:val="es-CL"/>
        </w:rPr>
        <w:t>_______________________________________________________________________________</w:t>
      </w:r>
    </w:p>
    <w:p w:rsidR="00914C7F" w:rsidRPr="00274538" w:rsidRDefault="00914C7F" w:rsidP="00274538">
      <w:pPr>
        <w:pStyle w:val="JRQuestion"/>
        <w:numPr>
          <w:ilvl w:val="0"/>
          <w:numId w:val="0"/>
        </w:numPr>
        <w:ind w:left="720" w:hanging="720"/>
        <w:rPr>
          <w:lang w:val="es-VE"/>
        </w:rPr>
      </w:pPr>
      <w:r w:rsidRPr="00274538">
        <w:rPr>
          <w:lang w:val="es-VE"/>
        </w:rPr>
        <w:t xml:space="preserve">Pregunta 18: </w:t>
      </w:r>
      <w:r w:rsidRPr="00FF39D1">
        <w:rPr>
          <w:rFonts w:ascii="Arial" w:hAnsi="Arial" w:cs="Arial"/>
          <w:color w:val="222222"/>
          <w:shd w:val="clear" w:color="auto" w:fill="FFFFFF"/>
          <w:lang w:val="es-VE"/>
        </w:rPr>
        <w:t>¿</w:t>
      </w:r>
      <w:proofErr w:type="spellStart"/>
      <w:r>
        <w:rPr>
          <w:lang w:val="es-VE"/>
        </w:rPr>
        <w:t>Cúal</w:t>
      </w:r>
      <w:proofErr w:type="spellEnd"/>
      <w:r>
        <w:rPr>
          <w:lang w:val="es-VE"/>
        </w:rPr>
        <w:t xml:space="preserve"> es la utilización del objeto </w:t>
      </w:r>
      <w:proofErr w:type="spellStart"/>
      <w:r w:rsidRPr="00274538">
        <w:rPr>
          <w:rStyle w:val="JROurNamesChar"/>
          <w:lang w:val="es-VE"/>
        </w:rPr>
        <w:t>SrvPayCashier</w:t>
      </w:r>
      <w:proofErr w:type="spellEnd"/>
      <w:r w:rsidRPr="00FF39D1">
        <w:rPr>
          <w:lang w:val="es-VE"/>
        </w:rPr>
        <w:t>?</w:t>
      </w:r>
      <w:ins w:id="104" w:author="Marcelo Gallegos" w:date="2019-11-22T03:03:00Z">
        <w:r w:rsidR="00A10BF9">
          <w:rPr>
            <w:lang w:val="es-VE"/>
          </w:rPr>
          <w:t xml:space="preserve"> 100%.</w:t>
        </w:r>
      </w:ins>
    </w:p>
    <w:p w:rsidR="008809A0" w:rsidRPr="00274538" w:rsidRDefault="008809A0" w:rsidP="00274538">
      <w:pPr>
        <w:pStyle w:val="JRQuestion"/>
        <w:numPr>
          <w:ilvl w:val="0"/>
          <w:numId w:val="0"/>
        </w:numPr>
        <w:rPr>
          <w:lang w:val="es-CL"/>
        </w:rPr>
      </w:pPr>
      <w:r w:rsidRPr="00274538">
        <w:rPr>
          <w:lang w:val="es-CL"/>
        </w:rPr>
        <w:t>_______________________________________________________________________________</w:t>
      </w:r>
    </w:p>
    <w:p w:rsidR="00914C7F" w:rsidRDefault="00914C7F" w:rsidP="00274538">
      <w:pPr>
        <w:pStyle w:val="JRStepPart"/>
        <w:numPr>
          <w:ilvl w:val="0"/>
          <w:numId w:val="0"/>
        </w:numPr>
        <w:ind w:left="360" w:hanging="360"/>
        <w:rPr>
          <w:lang w:val="es-VE"/>
        </w:rPr>
      </w:pPr>
      <w:r w:rsidRPr="00274538">
        <w:rPr>
          <w:b/>
          <w:i/>
          <w:lang w:val="es-VE"/>
        </w:rPr>
        <w:t xml:space="preserve">Paso 10: </w:t>
      </w:r>
      <w:r w:rsidRPr="00274538">
        <w:rPr>
          <w:lang w:val="es-VE"/>
        </w:rPr>
        <w:t>Para volver al</w:t>
      </w:r>
      <w:r>
        <w:rPr>
          <w:lang w:val="es-VE"/>
        </w:rPr>
        <w:t xml:space="preserve"> </w:t>
      </w:r>
      <w:r w:rsidRPr="00274538">
        <w:rPr>
          <w:lang w:val="es-VE"/>
        </w:rPr>
        <w:t>modelo s</w:t>
      </w:r>
      <w:r>
        <w:rPr>
          <w:lang w:val="es-VE"/>
        </w:rPr>
        <w:t xml:space="preserve">ólo debes seleccionar la pestaña </w:t>
      </w:r>
      <w:r w:rsidRPr="00274538">
        <w:rPr>
          <w:lang w:val="es-VE"/>
        </w:rPr>
        <w:t>“</w:t>
      </w:r>
      <w:proofErr w:type="spellStart"/>
      <w:r w:rsidRPr="00274538">
        <w:rPr>
          <w:i/>
          <w:lang w:val="es-VE"/>
        </w:rPr>
        <w:t>Facility</w:t>
      </w:r>
      <w:proofErr w:type="spellEnd"/>
      <w:r w:rsidRPr="00274538">
        <w:rPr>
          <w:lang w:val="es-VE"/>
        </w:rPr>
        <w:t>”</w:t>
      </w:r>
      <w:r w:rsidR="00CB6213">
        <w:rPr>
          <w:lang w:val="es-VE"/>
        </w:rPr>
        <w:t xml:space="preserve"> que se encuentra en el mismo nivel de la pestaña </w:t>
      </w:r>
      <w:r w:rsidR="00CB6213" w:rsidRPr="00274538">
        <w:rPr>
          <w:lang w:val="es-VE"/>
        </w:rPr>
        <w:t>“</w:t>
      </w:r>
      <w:proofErr w:type="spellStart"/>
      <w:r w:rsidR="00CB6213" w:rsidRPr="00274538">
        <w:rPr>
          <w:i/>
          <w:lang w:val="es-VE"/>
        </w:rPr>
        <w:t>Results</w:t>
      </w:r>
      <w:proofErr w:type="spellEnd"/>
      <w:r w:rsidR="00CB6213" w:rsidRPr="00274538">
        <w:rPr>
          <w:lang w:val="es-VE"/>
        </w:rPr>
        <w:t>”</w:t>
      </w:r>
      <w:r w:rsidR="00CB6213">
        <w:rPr>
          <w:lang w:val="es-VE"/>
        </w:rPr>
        <w:t>.</w:t>
      </w:r>
    </w:p>
    <w:p w:rsidR="00CB6213" w:rsidRPr="00274538" w:rsidRDefault="00CB6213" w:rsidP="00274538">
      <w:pPr>
        <w:pStyle w:val="JRStepPart"/>
        <w:numPr>
          <w:ilvl w:val="0"/>
          <w:numId w:val="0"/>
        </w:numPr>
        <w:ind w:left="360" w:hanging="360"/>
        <w:rPr>
          <w:lang w:val="es-VE"/>
        </w:rPr>
      </w:pPr>
    </w:p>
    <w:p w:rsidR="00CB6213" w:rsidRPr="00274538" w:rsidRDefault="00CB6213" w:rsidP="00274538">
      <w:pPr>
        <w:pStyle w:val="Ttulo2"/>
        <w:numPr>
          <w:ilvl w:val="0"/>
          <w:numId w:val="0"/>
        </w:numPr>
        <w:rPr>
          <w:lang w:val="es-VE"/>
        </w:rPr>
      </w:pPr>
      <w:r w:rsidRPr="00274538">
        <w:rPr>
          <w:lang w:val="es-VE"/>
        </w:rPr>
        <w:lastRenderedPageBreak/>
        <w:t>Parte 1.5: Comentarios</w:t>
      </w:r>
    </w:p>
    <w:p w:rsidR="00CB6213" w:rsidRPr="00274538" w:rsidRDefault="00CB6213" w:rsidP="00274538">
      <w:pPr>
        <w:rPr>
          <w:lang w:val="es-VE"/>
        </w:rPr>
      </w:pPr>
      <w:r w:rsidRPr="00274538">
        <w:rPr>
          <w:lang w:val="es-VE"/>
        </w:rPr>
        <w:t>Si has prestado atenci</w:t>
      </w:r>
      <w:r>
        <w:rPr>
          <w:lang w:val="es-VE"/>
        </w:rPr>
        <w:t>ón a la construcción del modelo te habrás dado cuenta que:</w:t>
      </w:r>
    </w:p>
    <w:p w:rsidR="004A283D" w:rsidRDefault="00A82E8B" w:rsidP="00274538">
      <w:pPr>
        <w:pStyle w:val="JRStepPart"/>
        <w:numPr>
          <w:ilvl w:val="0"/>
          <w:numId w:val="93"/>
        </w:numPr>
        <w:rPr>
          <w:lang w:val="es-VE"/>
        </w:rPr>
      </w:pPr>
      <w:r w:rsidRPr="00274538">
        <w:rPr>
          <w:lang w:val="es-VE"/>
        </w:rPr>
        <w:t>La opción de SIMIO deshacer/</w:t>
      </w:r>
      <w:r>
        <w:rPr>
          <w:lang w:val="es-VE"/>
        </w:rPr>
        <w:t xml:space="preserve">rehacer. Esta característica facilita la tarea de tratar diferentes atributos y luego </w:t>
      </w:r>
      <w:r w:rsidRPr="00A82E8B">
        <w:rPr>
          <w:lang w:val="es-VE"/>
        </w:rPr>
        <w:t>"deshacer" y "rehacer"</w:t>
      </w:r>
      <w:r>
        <w:rPr>
          <w:lang w:val="es-VE"/>
        </w:rPr>
        <w:t xml:space="preserve"> varios de los cambios. Otras características del modelo como el "</w:t>
      </w:r>
      <w:proofErr w:type="spellStart"/>
      <w:r>
        <w:rPr>
          <w:lang w:val="es-VE"/>
        </w:rPr>
        <w:t>path</w:t>
      </w:r>
      <w:proofErr w:type="spellEnd"/>
      <w:r w:rsidRPr="00A82E8B">
        <w:rPr>
          <w:lang w:val="es-VE"/>
        </w:rPr>
        <w:t>"</w:t>
      </w:r>
      <w:r>
        <w:rPr>
          <w:lang w:val="es-VE"/>
        </w:rPr>
        <w:t xml:space="preserve"> se puede ser cambiar fácilmente haciendo clic derecho en el enlace. </w:t>
      </w:r>
    </w:p>
    <w:p w:rsidR="00A82E8B" w:rsidRDefault="00A82E8B" w:rsidP="00274538">
      <w:pPr>
        <w:pStyle w:val="JRStepPart"/>
        <w:numPr>
          <w:ilvl w:val="0"/>
          <w:numId w:val="93"/>
        </w:numPr>
        <w:rPr>
          <w:lang w:val="es-VE"/>
        </w:rPr>
      </w:pPr>
      <w:r w:rsidRPr="004A283D">
        <w:rPr>
          <w:lang w:val="es-VE"/>
        </w:rPr>
        <w:t xml:space="preserve">Se puede suprimir la aleatoriedad de la simulación seleccionando </w:t>
      </w:r>
      <w:r w:rsidRPr="00274538">
        <w:rPr>
          <w:lang w:val="es-VE"/>
        </w:rPr>
        <w:t>“</w:t>
      </w:r>
      <w:proofErr w:type="spellStart"/>
      <w:r w:rsidRPr="00274538">
        <w:rPr>
          <w:i/>
          <w:lang w:val="es-VE"/>
        </w:rPr>
        <w:t>Advanced</w:t>
      </w:r>
      <w:proofErr w:type="spellEnd"/>
      <w:r w:rsidRPr="00274538">
        <w:rPr>
          <w:i/>
          <w:lang w:val="es-VE"/>
        </w:rPr>
        <w:t xml:space="preserve"> </w:t>
      </w:r>
      <w:proofErr w:type="spellStart"/>
      <w:r w:rsidRPr="00274538">
        <w:rPr>
          <w:i/>
          <w:lang w:val="es-VE"/>
        </w:rPr>
        <w:t>Options</w:t>
      </w:r>
      <w:proofErr w:type="spellEnd"/>
      <w:r w:rsidRPr="00274538">
        <w:rPr>
          <w:lang w:val="es-VE"/>
        </w:rPr>
        <w:t>”</w:t>
      </w:r>
      <w:r w:rsidRPr="004A283D">
        <w:rPr>
          <w:lang w:val="es-VE"/>
        </w:rPr>
        <w:t xml:space="preserve"> dentro de la sección </w:t>
      </w:r>
      <w:r w:rsidRPr="00274538">
        <w:rPr>
          <w:i/>
          <w:lang w:val="es-VE"/>
        </w:rPr>
        <w:t xml:space="preserve">Run </w:t>
      </w:r>
      <w:proofErr w:type="spellStart"/>
      <w:r w:rsidRPr="00274538">
        <w:rPr>
          <w:i/>
          <w:lang w:val="es-VE"/>
        </w:rPr>
        <w:t>Setup</w:t>
      </w:r>
      <w:proofErr w:type="spellEnd"/>
      <w:r w:rsidRPr="004A283D">
        <w:rPr>
          <w:i/>
          <w:lang w:val="es-VE"/>
        </w:rPr>
        <w:t xml:space="preserve"> </w:t>
      </w:r>
      <w:r w:rsidRPr="00274538">
        <w:rPr>
          <w:lang w:val="es-VE"/>
        </w:rPr>
        <w:t>de la pestaña</w:t>
      </w:r>
      <w:r w:rsidRPr="004A283D">
        <w:rPr>
          <w:i/>
          <w:lang w:val="es-VE"/>
        </w:rPr>
        <w:t xml:space="preserve"> </w:t>
      </w:r>
      <w:r w:rsidRPr="00274538">
        <w:rPr>
          <w:lang w:val="es-VE"/>
        </w:rPr>
        <w:t>“</w:t>
      </w:r>
      <w:r w:rsidRPr="00274538">
        <w:rPr>
          <w:i/>
          <w:lang w:val="es-VE"/>
        </w:rPr>
        <w:t>Run</w:t>
      </w:r>
      <w:r w:rsidRPr="00274538">
        <w:rPr>
          <w:lang w:val="es-VE"/>
        </w:rPr>
        <w:t>”</w:t>
      </w:r>
      <w:r w:rsidRPr="004A283D">
        <w:rPr>
          <w:lang w:val="es-VE"/>
        </w:rPr>
        <w:t xml:space="preserve"> </w:t>
      </w:r>
      <w:r w:rsidR="004A283D" w:rsidRPr="004A283D">
        <w:rPr>
          <w:lang w:val="es-VE"/>
        </w:rPr>
        <w:t>y “</w:t>
      </w:r>
      <w:proofErr w:type="spellStart"/>
      <w:r w:rsidR="004A283D" w:rsidRPr="004A283D">
        <w:rPr>
          <w:lang w:val="es-VE"/>
        </w:rPr>
        <w:t>Disable</w:t>
      </w:r>
      <w:proofErr w:type="spellEnd"/>
      <w:r w:rsidR="004A283D" w:rsidRPr="004A283D">
        <w:rPr>
          <w:lang w:val="es-VE"/>
        </w:rPr>
        <w:t xml:space="preserve"> </w:t>
      </w:r>
      <w:proofErr w:type="spellStart"/>
      <w:r w:rsidR="004A283D" w:rsidRPr="004A283D">
        <w:rPr>
          <w:lang w:val="es-VE"/>
        </w:rPr>
        <w:t>Randomness</w:t>
      </w:r>
      <w:proofErr w:type="spellEnd"/>
      <w:r w:rsidR="004A283D" w:rsidRPr="004A283D">
        <w:rPr>
          <w:lang w:val="es-VE"/>
        </w:rPr>
        <w:t xml:space="preserve">”. Hacer esto te permitirá entender el comportamiento sin la aleatoriedad para ayudar en la depuración / verificación del modelo. </w:t>
      </w:r>
    </w:p>
    <w:p w:rsidR="004A283D" w:rsidRPr="00172948" w:rsidRDefault="004A283D">
      <w:pPr>
        <w:pStyle w:val="JRStepPart"/>
        <w:numPr>
          <w:ilvl w:val="0"/>
          <w:numId w:val="0"/>
        </w:numPr>
        <w:rPr>
          <w:lang w:val="es-VE"/>
        </w:rPr>
      </w:pPr>
      <w:r>
        <w:rPr>
          <w:lang w:val="es-VE"/>
        </w:rPr>
        <w:t>Si estas familiarizado con el Diseño</w:t>
      </w:r>
      <w:r w:rsidR="00894581">
        <w:rPr>
          <w:lang w:val="es-VE"/>
        </w:rPr>
        <w:t xml:space="preserve"> Orientado a Objetos (en inglés </w:t>
      </w:r>
      <w:proofErr w:type="spellStart"/>
      <w:r w:rsidR="00894581">
        <w:rPr>
          <w:lang w:val="es-VE"/>
        </w:rPr>
        <w:t>Object</w:t>
      </w:r>
      <w:proofErr w:type="spellEnd"/>
      <w:r w:rsidR="00894581">
        <w:rPr>
          <w:lang w:val="es-VE"/>
        </w:rPr>
        <w:t xml:space="preserve"> </w:t>
      </w:r>
      <w:proofErr w:type="spellStart"/>
      <w:r w:rsidR="00894581">
        <w:rPr>
          <w:lang w:val="es-VE"/>
        </w:rPr>
        <w:t>Oriented</w:t>
      </w:r>
      <w:proofErr w:type="spellEnd"/>
      <w:r w:rsidR="00894581">
        <w:rPr>
          <w:lang w:val="es-VE"/>
        </w:rPr>
        <w:t xml:space="preserve"> </w:t>
      </w:r>
      <w:proofErr w:type="spellStart"/>
      <w:r w:rsidR="00894581">
        <w:rPr>
          <w:lang w:val="es-VE"/>
        </w:rPr>
        <w:t>Design</w:t>
      </w:r>
      <w:proofErr w:type="spellEnd"/>
      <w:r w:rsidR="00600F47">
        <w:rPr>
          <w:lang w:val="es-VE"/>
        </w:rPr>
        <w:t xml:space="preserve">, o </w:t>
      </w:r>
      <w:r w:rsidR="00894581">
        <w:rPr>
          <w:lang w:val="es-VE"/>
        </w:rPr>
        <w:t xml:space="preserve">ODD) la </w:t>
      </w:r>
      <w:r w:rsidR="00894581" w:rsidRPr="00274538">
        <w:rPr>
          <w:lang w:val="es-VE"/>
        </w:rPr>
        <w:t>[</w:t>
      </w:r>
      <w:r w:rsidR="00894581" w:rsidRPr="00274538">
        <w:rPr>
          <w:i/>
          <w:lang w:val="es-VE"/>
        </w:rPr>
        <w:t>Standard Library</w:t>
      </w:r>
      <w:r w:rsidR="00894581" w:rsidRPr="00274538">
        <w:rPr>
          <w:lang w:val="es-VE"/>
        </w:rPr>
        <w:t>]</w:t>
      </w:r>
      <w:r w:rsidR="00894581">
        <w:rPr>
          <w:lang w:val="es-VE"/>
        </w:rPr>
        <w:t xml:space="preserve"> de SIMIO podría ser llamada una </w:t>
      </w:r>
      <w:r w:rsidR="00894581" w:rsidRPr="00274538">
        <w:rPr>
          <w:lang w:val="es-VE"/>
        </w:rPr>
        <w:t>“</w:t>
      </w:r>
      <w:proofErr w:type="spellStart"/>
      <w:r w:rsidR="00894581" w:rsidRPr="00274538">
        <w:rPr>
          <w:lang w:val="es-VE"/>
        </w:rPr>
        <w:t>class</w:t>
      </w:r>
      <w:proofErr w:type="spellEnd"/>
      <w:r w:rsidR="00600F47">
        <w:rPr>
          <w:lang w:val="es-VE"/>
        </w:rPr>
        <w:t xml:space="preserve"> </w:t>
      </w:r>
      <w:proofErr w:type="spellStart"/>
      <w:r w:rsidR="00600F47">
        <w:rPr>
          <w:lang w:val="es-VE"/>
        </w:rPr>
        <w:t>library</w:t>
      </w:r>
      <w:proofErr w:type="spellEnd"/>
      <w:r w:rsidR="00894581" w:rsidRPr="00274538">
        <w:rPr>
          <w:lang w:val="es-VE"/>
        </w:rPr>
        <w:t>”</w:t>
      </w:r>
      <w:r w:rsidR="00894581">
        <w:rPr>
          <w:lang w:val="es-VE"/>
        </w:rPr>
        <w:t xml:space="preserve">. Los objetos de simulación son creados a partir de estas definiciones de clases. El acto de seleccionar y colocar un objeto en el espacio designado para el modelo es lo que </w:t>
      </w:r>
      <w:r w:rsidR="00172948">
        <w:rPr>
          <w:lang w:val="es-VE"/>
        </w:rPr>
        <w:t xml:space="preserve">inicia el objeto. Las propiedades, tal como se muestran en el </w:t>
      </w:r>
      <w:r w:rsidR="00172948" w:rsidRPr="00274538">
        <w:rPr>
          <w:i/>
          <w:lang w:val="es-VE"/>
        </w:rPr>
        <w:t>“</w:t>
      </w:r>
      <w:proofErr w:type="spellStart"/>
      <w:r w:rsidR="00172948" w:rsidRPr="00274538">
        <w:rPr>
          <w:i/>
          <w:lang w:val="es-VE"/>
        </w:rPr>
        <w:t>Property</w:t>
      </w:r>
      <w:proofErr w:type="spellEnd"/>
      <w:r w:rsidR="00172948" w:rsidRPr="00274538">
        <w:rPr>
          <w:i/>
          <w:lang w:val="es-VE"/>
        </w:rPr>
        <w:t xml:space="preserve"> Inspector”</w:t>
      </w:r>
      <w:r w:rsidR="00172948">
        <w:rPr>
          <w:i/>
          <w:lang w:val="es-VE"/>
        </w:rPr>
        <w:t xml:space="preserve"> </w:t>
      </w:r>
      <w:r w:rsidR="00172948">
        <w:rPr>
          <w:lang w:val="es-VE"/>
        </w:rPr>
        <w:t xml:space="preserve">definen las características de los objetos. Más adelante aprenderás cómo añadir tus propias características. Las propiedades son iniciadas más no se pueden cambiar. Otro tipo de característica en SIMIO es la llamada </w:t>
      </w:r>
      <w:r w:rsidR="00172948" w:rsidRPr="00274538">
        <w:rPr>
          <w:lang w:val="es-VE"/>
        </w:rPr>
        <w:t>“</w:t>
      </w:r>
      <w:proofErr w:type="spellStart"/>
      <w:r w:rsidR="00172948" w:rsidRPr="00274538">
        <w:rPr>
          <w:lang w:val="es-VE"/>
        </w:rPr>
        <w:t>state</w:t>
      </w:r>
      <w:proofErr w:type="spellEnd"/>
      <w:r w:rsidR="00172948" w:rsidRPr="00274538">
        <w:rPr>
          <w:lang w:val="es-VE"/>
        </w:rPr>
        <w:t xml:space="preserve"> variable”</w:t>
      </w:r>
      <w:r w:rsidR="00172948">
        <w:rPr>
          <w:lang w:val="es-VE"/>
        </w:rPr>
        <w:t xml:space="preserve">, esta puede ser añadida si la característica debe ser modificada durante la simulación. </w:t>
      </w:r>
      <w:r w:rsidR="00584F5A">
        <w:rPr>
          <w:lang w:val="es-VE"/>
        </w:rPr>
        <w:t>En general, correr el modelo con una sola corrida (replica) no genera estadísticas confiables en los resultados. El siguiente capítulo demostrará cómo obtener múltiples r</w:t>
      </w:r>
      <w:r w:rsidR="00600F47">
        <w:rPr>
          <w:lang w:val="es-VE"/>
        </w:rPr>
        <w:t>é</w:t>
      </w:r>
      <w:r w:rsidR="00584F5A">
        <w:rPr>
          <w:lang w:val="es-VE"/>
        </w:rPr>
        <w:t>plica</w:t>
      </w:r>
      <w:r w:rsidR="00600F47">
        <w:rPr>
          <w:lang w:val="es-VE"/>
        </w:rPr>
        <w:t>s</w:t>
      </w:r>
      <w:r w:rsidR="00584F5A">
        <w:rPr>
          <w:lang w:val="es-VE"/>
        </w:rPr>
        <w:t xml:space="preserve"> para un escenario de simulación dado. </w:t>
      </w:r>
    </w:p>
    <w:p w:rsidR="00CC096F" w:rsidRDefault="00CC096F" w:rsidP="00274538">
      <w:pPr>
        <w:rPr>
          <w:ins w:id="105" w:author="Postgrado" w:date="2016-09-28T08:42:00Z"/>
          <w:lang w:val="es-CL"/>
        </w:rPr>
      </w:pPr>
    </w:p>
    <w:p w:rsidR="00CC096F" w:rsidRPr="00CC096F" w:rsidRDefault="00CC096F" w:rsidP="00CC096F">
      <w:pPr>
        <w:rPr>
          <w:ins w:id="106" w:author="Postgrado" w:date="2016-09-28T08:42:00Z"/>
          <w:lang w:val="es-CL"/>
        </w:rPr>
      </w:pPr>
    </w:p>
    <w:p w:rsidR="00CC096F" w:rsidRPr="00032746" w:rsidRDefault="00CC096F" w:rsidP="00032746">
      <w:pPr>
        <w:rPr>
          <w:ins w:id="107" w:author="Postgrado" w:date="2016-09-28T08:42:00Z"/>
          <w:lang w:val="es-CL"/>
        </w:rPr>
      </w:pPr>
    </w:p>
    <w:p w:rsidR="00CC096F" w:rsidRPr="00CC096F" w:rsidRDefault="00CC096F">
      <w:pPr>
        <w:rPr>
          <w:ins w:id="108" w:author="Postgrado" w:date="2016-09-28T08:42:00Z"/>
          <w:lang w:val="es-CL"/>
        </w:rPr>
      </w:pPr>
    </w:p>
    <w:p w:rsidR="00CC096F" w:rsidRPr="00CC096F" w:rsidRDefault="00CC096F">
      <w:pPr>
        <w:tabs>
          <w:tab w:val="left" w:pos="4395"/>
        </w:tabs>
        <w:rPr>
          <w:ins w:id="109" w:author="Postgrado" w:date="2016-09-28T08:42:00Z"/>
          <w:lang w:val="es-CL"/>
        </w:rPr>
        <w:pPrChange w:id="110" w:author="Postgrado" w:date="2016-09-28T08:42:00Z">
          <w:pPr/>
        </w:pPrChange>
      </w:pPr>
      <w:ins w:id="111" w:author="Postgrado" w:date="2016-09-28T08:42:00Z">
        <w:r>
          <w:rPr>
            <w:lang w:val="es-CL"/>
          </w:rPr>
          <w:tab/>
        </w:r>
      </w:ins>
    </w:p>
    <w:p w:rsidR="00D821D0" w:rsidRPr="00032746" w:rsidRDefault="00D821D0" w:rsidP="00032746">
      <w:pPr>
        <w:rPr>
          <w:lang w:val="es-CL"/>
        </w:rPr>
      </w:pPr>
    </w:p>
    <w:sectPr w:rsidR="00D821D0" w:rsidRPr="00032746" w:rsidSect="001720C6">
      <w:footerReference w:type="even" r:id="rId25"/>
      <w:footerReference w:type="default" r:id="rId26"/>
      <w:pgSz w:w="12240" w:h="15840"/>
      <w:pgMar w:top="994" w:right="994" w:bottom="605" w:left="1325"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3B0B" w:rsidRDefault="00243B0B" w:rsidP="000B28F4">
      <w:pPr>
        <w:spacing w:after="0"/>
      </w:pPr>
      <w:r>
        <w:separator/>
      </w:r>
    </w:p>
  </w:endnote>
  <w:endnote w:type="continuationSeparator" w:id="0">
    <w:p w:rsidR="00243B0B" w:rsidRDefault="00243B0B" w:rsidP="000B28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45 Light">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538" w:rsidRPr="003703EF" w:rsidRDefault="00274538" w:rsidP="003703EF">
    <w:pPr>
      <w:pStyle w:val="Piedepgina"/>
      <w:tabs>
        <w:tab w:val="clear" w:pos="5040"/>
        <w:tab w:val="clear" w:pos="8820"/>
        <w:tab w:val="left" w:pos="540"/>
      </w:tabs>
      <w:jc w:val="left"/>
      <w:rPr>
        <w:b/>
        <w:szCs w:val="16"/>
      </w:rPr>
    </w:pPr>
    <w:r w:rsidRPr="003703EF">
      <w:rPr>
        <w:rStyle w:val="Nmerodepgina"/>
        <w:szCs w:val="16"/>
      </w:rPr>
      <w:fldChar w:fldCharType="begin"/>
    </w:r>
    <w:r w:rsidRPr="003703EF">
      <w:rPr>
        <w:rStyle w:val="Nmerodepgina"/>
        <w:szCs w:val="16"/>
      </w:rPr>
      <w:instrText xml:space="preserve"> PAGE  </w:instrText>
    </w:r>
    <w:r w:rsidRPr="003703EF">
      <w:rPr>
        <w:rStyle w:val="Nmerodepgina"/>
        <w:szCs w:val="16"/>
      </w:rPr>
      <w:fldChar w:fldCharType="separate"/>
    </w:r>
    <w:r w:rsidR="00032746">
      <w:rPr>
        <w:rStyle w:val="Nmerodepgina"/>
        <w:noProof/>
        <w:szCs w:val="16"/>
      </w:rPr>
      <w:t>8</w:t>
    </w:r>
    <w:r w:rsidRPr="003703EF">
      <w:rPr>
        <w:rStyle w:val="Nmerodepgina"/>
        <w:szCs w:val="16"/>
      </w:rPr>
      <w:fldChar w:fldCharType="end"/>
    </w:r>
    <w:r w:rsidRPr="003703EF">
      <w:rPr>
        <w:rStyle w:val="Nmerodepgina"/>
        <w:b/>
        <w:szCs w:val="16"/>
      </w:rPr>
      <w:tab/>
    </w:r>
    <w:r w:rsidRPr="003703EF">
      <w:rPr>
        <w:rStyle w:val="Nmerodepgina"/>
        <w:szCs w:val="16"/>
      </w:rPr>
      <w:t>Introduction to SIMIO: The Ice Cream Store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538" w:rsidRPr="003703EF" w:rsidRDefault="00274538">
    <w:pPr>
      <w:pStyle w:val="Piedepgina"/>
      <w:jc w:val="right"/>
      <w:rPr>
        <w:b/>
        <w:szCs w:val="16"/>
      </w:rPr>
    </w:pPr>
    <w:r w:rsidRPr="003703EF">
      <w:rPr>
        <w:rStyle w:val="Nmerodepgina"/>
        <w:szCs w:val="16"/>
      </w:rPr>
      <w:t xml:space="preserve">Introduction to SIMIO: The Ice Cream Store   </w:t>
    </w:r>
    <w:r w:rsidRPr="003703EF">
      <w:rPr>
        <w:rStyle w:val="Nmerodepgina"/>
        <w:szCs w:val="16"/>
      </w:rPr>
      <w:fldChar w:fldCharType="begin"/>
    </w:r>
    <w:r w:rsidRPr="003703EF">
      <w:rPr>
        <w:rStyle w:val="Nmerodepgina"/>
        <w:szCs w:val="16"/>
      </w:rPr>
      <w:instrText xml:space="preserve"> PAGE </w:instrText>
    </w:r>
    <w:r w:rsidRPr="003703EF">
      <w:rPr>
        <w:rStyle w:val="Nmerodepgina"/>
        <w:szCs w:val="16"/>
      </w:rPr>
      <w:fldChar w:fldCharType="separate"/>
    </w:r>
    <w:r w:rsidR="00032746">
      <w:rPr>
        <w:rStyle w:val="Nmerodepgina"/>
        <w:noProof/>
        <w:szCs w:val="16"/>
      </w:rPr>
      <w:t>7</w:t>
    </w:r>
    <w:r w:rsidRPr="003703EF">
      <w:rPr>
        <w:rStyle w:val="Nmerodepgina"/>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3B0B" w:rsidRDefault="00243B0B" w:rsidP="000B28F4">
      <w:pPr>
        <w:spacing w:after="0"/>
      </w:pPr>
      <w:r>
        <w:separator/>
      </w:r>
    </w:p>
  </w:footnote>
  <w:footnote w:type="continuationSeparator" w:id="0">
    <w:p w:rsidR="00243B0B" w:rsidRDefault="00243B0B" w:rsidP="000B28F4">
      <w:pPr>
        <w:spacing w:after="0"/>
      </w:pPr>
      <w:r>
        <w:continuationSeparator/>
      </w:r>
    </w:p>
  </w:footnote>
  <w:footnote w:id="1">
    <w:p w:rsidR="00274538" w:rsidRDefault="00274538" w:rsidP="00B13624">
      <w:pPr>
        <w:pStyle w:val="Textonotapie"/>
      </w:pPr>
    </w:p>
  </w:footnote>
  <w:footnote w:id="2">
    <w:p w:rsidR="00274538" w:rsidRPr="00274538" w:rsidRDefault="00274538" w:rsidP="00BD353F">
      <w:pPr>
        <w:pStyle w:val="Textonotapie"/>
        <w:rPr>
          <w:lang w:val="es-VE"/>
        </w:rPr>
      </w:pPr>
      <w:r>
        <w:rPr>
          <w:rStyle w:val="Refdenotaalpie"/>
        </w:rPr>
        <w:footnoteRef/>
      </w:r>
      <w:r w:rsidRPr="00274538">
        <w:rPr>
          <w:lang w:val="es-VE"/>
        </w:rPr>
        <w:t xml:space="preserve"> Haga dob</w:t>
      </w:r>
      <w:r>
        <w:rPr>
          <w:lang w:val="es-VE"/>
        </w:rPr>
        <w:t>le clic o</w:t>
      </w:r>
      <w:r w:rsidRPr="00274538">
        <w:rPr>
          <w:lang w:val="es-VE"/>
        </w:rPr>
        <w:t xml:space="preserve"> clic en el bot</w:t>
      </w:r>
      <w:r>
        <w:rPr>
          <w:lang w:val="es-VE"/>
        </w:rPr>
        <w:t>ó</w:t>
      </w:r>
      <w:r w:rsidRPr="00274538">
        <w:rPr>
          <w:lang w:val="es-VE"/>
        </w:rPr>
        <w:t xml:space="preserve">n derecho </w:t>
      </w:r>
      <w:r>
        <w:rPr>
          <w:lang w:val="es-VE"/>
        </w:rPr>
        <w:t xml:space="preserve">sobre </w:t>
      </w:r>
      <w:r w:rsidRPr="00274538">
        <w:rPr>
          <w:lang w:val="es-VE"/>
        </w:rPr>
        <w:t xml:space="preserve">el objeto para cambiar el nombre directamente. </w:t>
      </w:r>
      <w:r>
        <w:rPr>
          <w:lang w:val="es-VE"/>
        </w:rPr>
        <w:t>No olvide presionar el botón ENTER para guardar el cambio</w:t>
      </w:r>
      <w:r w:rsidRPr="00274538">
        <w:rPr>
          <w:lang w:val="es-VE"/>
        </w:rPr>
        <w:t>.</w:t>
      </w:r>
    </w:p>
  </w:footnote>
  <w:footnote w:id="3">
    <w:p w:rsidR="00274538" w:rsidRPr="00274538" w:rsidRDefault="00274538" w:rsidP="0050085E">
      <w:pPr>
        <w:pStyle w:val="Textonotapie"/>
        <w:rPr>
          <w:lang w:val="es-VE"/>
        </w:rPr>
      </w:pPr>
      <w:r>
        <w:rPr>
          <w:rStyle w:val="Refdenotaalpie"/>
        </w:rPr>
        <w:footnoteRef/>
      </w:r>
      <w:r w:rsidRPr="00274538">
        <w:rPr>
          <w:lang w:val="es-VE"/>
        </w:rPr>
        <w:t xml:space="preserve"> Observa que por defecto las propieda</w:t>
      </w:r>
      <w:r>
        <w:rPr>
          <w:lang w:val="es-VE"/>
        </w:rPr>
        <w:t>de</w:t>
      </w:r>
      <w:r w:rsidRPr="00274538">
        <w:rPr>
          <w:lang w:val="es-VE"/>
        </w:rPr>
        <w:t>s que son modificadas cambian el estilo de letra a negrilla para indi</w:t>
      </w:r>
      <w:r>
        <w:rPr>
          <w:lang w:val="es-VE"/>
        </w:rPr>
        <w:t xml:space="preserve">car que algún cambio ha sido ejecutado. </w:t>
      </w:r>
    </w:p>
  </w:footnote>
  <w:footnote w:id="4">
    <w:p w:rsidR="00274538" w:rsidRPr="00274538" w:rsidRDefault="00274538" w:rsidP="00E12A9A">
      <w:pPr>
        <w:pStyle w:val="Textonotapie"/>
        <w:rPr>
          <w:lang w:val="es-VE"/>
        </w:rPr>
      </w:pPr>
      <w:r>
        <w:rPr>
          <w:rStyle w:val="Refdenotaalpie"/>
        </w:rPr>
        <w:footnoteRef/>
      </w:r>
      <w:r w:rsidRPr="00274538">
        <w:rPr>
          <w:lang w:val="es-VE"/>
        </w:rPr>
        <w:t xml:space="preserve"> Note que</w:t>
      </w:r>
      <w:r>
        <w:rPr>
          <w:lang w:val="es-VE"/>
        </w:rPr>
        <w:t xml:space="preserve"> la</w:t>
      </w:r>
      <w:r w:rsidRPr="00274538">
        <w:rPr>
          <w:lang w:val="es-VE"/>
        </w:rPr>
        <w:t xml:space="preserve"> alineación</w:t>
      </w:r>
      <w:r>
        <w:rPr>
          <w:lang w:val="es-VE"/>
        </w:rPr>
        <w:t xml:space="preserve"> establecida</w:t>
      </w:r>
      <w:r w:rsidRPr="00274538">
        <w:rPr>
          <w:lang w:val="es-VE"/>
        </w:rPr>
        <w:t xml:space="preserve"> por defecto</w:t>
      </w:r>
      <w:r>
        <w:rPr>
          <w:lang w:val="es-VE"/>
        </w:rPr>
        <w:t xml:space="preserve"> es </w:t>
      </w:r>
      <w:proofErr w:type="spellStart"/>
      <w:r w:rsidRPr="00274538">
        <w:rPr>
          <w:rFonts w:ascii="Courier New" w:hAnsi="Courier New" w:cs="Courier New"/>
          <w:lang w:val="es-VE"/>
        </w:rPr>
        <w:t>None</w:t>
      </w:r>
      <w:proofErr w:type="spellEnd"/>
      <w:r>
        <w:rPr>
          <w:lang w:val="es-VE"/>
        </w:rPr>
        <w:t xml:space="preserve">. </w:t>
      </w:r>
      <w:r w:rsidRPr="00274538">
        <w:rPr>
          <w:lang w:val="es-VE"/>
        </w:rPr>
        <w:t xml:space="preserve">También, la opción </w:t>
      </w:r>
      <w:proofErr w:type="spellStart"/>
      <w:r w:rsidRPr="00274538">
        <w:rPr>
          <w:rFonts w:ascii="Courier New" w:hAnsi="Courier New" w:cs="Courier New"/>
          <w:lang w:val="es-VE"/>
        </w:rPr>
        <w:t>Keep</w:t>
      </w:r>
      <w:proofErr w:type="spellEnd"/>
      <w:r w:rsidRPr="00274538">
        <w:rPr>
          <w:rFonts w:ascii="Courier New" w:hAnsi="Courier New" w:cs="Courier New"/>
          <w:lang w:val="es-VE"/>
        </w:rPr>
        <w:t xml:space="preserve"> in Place</w:t>
      </w:r>
      <w:r w:rsidRPr="00274538">
        <w:rPr>
          <w:lang w:val="es-VE"/>
        </w:rPr>
        <w:t xml:space="preserve"> </w:t>
      </w:r>
      <w:r>
        <w:rPr>
          <w:lang w:val="es-VE"/>
        </w:rPr>
        <w:t>obliga</w:t>
      </w:r>
      <w:r w:rsidRPr="00274538">
        <w:rPr>
          <w:lang w:val="es-VE"/>
        </w:rPr>
        <w:t xml:space="preserve"> a las entidades a mantenerse</w:t>
      </w:r>
      <w:r>
        <w:rPr>
          <w:lang w:val="es-VE"/>
        </w:rPr>
        <w:t xml:space="preserve"> en la posició</w:t>
      </w:r>
      <w:r w:rsidRPr="00274538">
        <w:rPr>
          <w:lang w:val="es-VE"/>
        </w:rPr>
        <w:t>n que fueron colocadas origina</w:t>
      </w:r>
      <w:r>
        <w:rPr>
          <w:lang w:val="es-VE"/>
        </w:rPr>
        <w:t>lmente en el</w:t>
      </w:r>
      <w:r w:rsidRPr="00274538">
        <w:rPr>
          <w:lang w:val="es-VE"/>
        </w:rPr>
        <w:t xml:space="preserve"> modelo de simulación. </w:t>
      </w:r>
      <w:r>
        <w:rPr>
          <w:lang w:val="es-VE"/>
        </w:rPr>
        <w:t xml:space="preserve"> </w:t>
      </w:r>
      <w:r w:rsidRPr="00534CBD">
        <w:rPr>
          <w:lang w:val="es-VE"/>
        </w:rPr>
        <w:t>Esta caracter</w:t>
      </w:r>
      <w:r w:rsidRPr="00274538">
        <w:rPr>
          <w:lang w:val="es-VE"/>
        </w:rPr>
        <w:t>ística se observa en colas que representan sistemas como salas de espera (</w:t>
      </w:r>
      <w:r>
        <w:rPr>
          <w:lang w:val="es-VE"/>
        </w:rPr>
        <w:t>por ejemplo, personas que no cambian de asiento).</w:t>
      </w:r>
    </w:p>
  </w:footnote>
  <w:footnote w:id="5">
    <w:p w:rsidR="00274538" w:rsidRPr="00274538" w:rsidRDefault="00274538" w:rsidP="004B0DFE">
      <w:pPr>
        <w:pStyle w:val="Textonotapie"/>
        <w:rPr>
          <w:lang w:val="es-VE"/>
        </w:rPr>
      </w:pPr>
      <w:r>
        <w:rPr>
          <w:rStyle w:val="Refdenotaalpie"/>
        </w:rPr>
        <w:footnoteRef/>
      </w:r>
      <w:r w:rsidRPr="00274538">
        <w:rPr>
          <w:lang w:val="es-VE"/>
        </w:rPr>
        <w:t xml:space="preserve"> El color de la ropa puede ser modificado seleccionando un color de la sección </w:t>
      </w:r>
      <w:proofErr w:type="spellStart"/>
      <w:r w:rsidRPr="00274538">
        <w:rPr>
          <w:i/>
          <w:lang w:val="es-VE"/>
        </w:rPr>
        <w:t>Decoration</w:t>
      </w:r>
      <w:proofErr w:type="spellEnd"/>
      <w:r w:rsidRPr="00274538">
        <w:rPr>
          <w:lang w:val="es-VE"/>
        </w:rPr>
        <w:t xml:space="preserve"> </w:t>
      </w:r>
      <w:r>
        <w:rPr>
          <w:lang w:val="es-VE"/>
        </w:rPr>
        <w:t>y haciendo clic en la parte del símbolo que deseas modificar el color.</w:t>
      </w:r>
    </w:p>
  </w:footnote>
  <w:footnote w:id="6">
    <w:p w:rsidR="00274538" w:rsidRDefault="00274538" w:rsidP="00FC0644">
      <w:pPr>
        <w:pStyle w:val="Textonotapie"/>
      </w:pPr>
      <w:r>
        <w:rPr>
          <w:rStyle w:val="Refdenotaalpie"/>
        </w:rPr>
        <w:footnoteRef/>
      </w:r>
      <w:r>
        <w:t xml:space="preserve"> The SIMIO nomenclature of “</w:t>
      </w:r>
      <w:proofErr w:type="spellStart"/>
      <w:r>
        <w:t>HoldingTime</w:t>
      </w:r>
      <w:proofErr w:type="spellEnd"/>
      <w:r>
        <w:t>” and “Content” may seem non-standard.  Generally, queuing theory uses the terms “waiting time” and “number in queue”.  Also “waiting line length” or “number waiting” is used sometimes instead of “number in queue.”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C798C23C"/>
    <w:lvl w:ilvl="0">
      <w:start w:val="1"/>
      <w:numFmt w:val="bullet"/>
      <w:pStyle w:val="font6"/>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0C241F74"/>
    <w:lvl w:ilvl="0">
      <w:start w:val="1"/>
      <w:numFmt w:val="bullet"/>
      <w:pStyle w:val="BdyTxtlvl2"/>
      <w:lvlText w:val=""/>
      <w:lvlJc w:val="left"/>
      <w:pPr>
        <w:tabs>
          <w:tab w:val="num" w:pos="1440"/>
        </w:tabs>
        <w:ind w:left="1440" w:hanging="360"/>
      </w:pPr>
      <w:rPr>
        <w:rFonts w:ascii="Symbol" w:hAnsi="Symbol" w:hint="default"/>
      </w:rPr>
    </w:lvl>
  </w:abstractNum>
  <w:abstractNum w:abstractNumId="2" w15:restartNumberingAfterBreak="0">
    <w:nsid w:val="03B313FE"/>
    <w:multiLevelType w:val="multilevel"/>
    <w:tmpl w:val="000000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4C52642"/>
    <w:multiLevelType w:val="hybridMultilevel"/>
    <w:tmpl w:val="3488B0B4"/>
    <w:lvl w:ilvl="0" w:tplc="5E38FA00">
      <w:start w:val="1"/>
      <w:numFmt w:val="bullet"/>
      <w:pStyle w:val="JR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AD6AE0"/>
    <w:multiLevelType w:val="multilevel"/>
    <w:tmpl w:val="D7208494"/>
    <w:lvl w:ilvl="0">
      <w:start w:val="3"/>
      <w:numFmt w:val="decimal"/>
      <w:suff w:val="space"/>
      <w:lvlText w:val="Chapter %1 "/>
      <w:lvlJc w:val="left"/>
      <w:pPr>
        <w:ind w:left="171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Part %1.%2: "/>
      <w:lvlJc w:val="left"/>
      <w:pPr>
        <w:ind w:left="2160" w:firstLine="0"/>
      </w:pPr>
      <w:rPr>
        <w:rFonts w:hint="default"/>
      </w:rPr>
    </w:lvl>
    <w:lvl w:ilvl="2">
      <w:start w:val="1"/>
      <w:numFmt w:val="none"/>
      <w:suff w:val="nothing"/>
      <w:lvlText w:val=""/>
      <w:lvlJc w:val="left"/>
      <w:pPr>
        <w:ind w:left="1710" w:firstLine="0"/>
      </w:pPr>
      <w:rPr>
        <w:rFonts w:hint="default"/>
      </w:rPr>
    </w:lvl>
    <w:lvl w:ilvl="3">
      <w:start w:val="1"/>
      <w:numFmt w:val="none"/>
      <w:suff w:val="nothing"/>
      <w:lvlText w:val=""/>
      <w:lvlJc w:val="left"/>
      <w:pPr>
        <w:ind w:left="1710" w:firstLine="0"/>
      </w:pPr>
      <w:rPr>
        <w:rFonts w:hint="default"/>
      </w:rPr>
    </w:lvl>
    <w:lvl w:ilvl="4">
      <w:start w:val="1"/>
      <w:numFmt w:val="none"/>
      <w:suff w:val="nothing"/>
      <w:lvlText w:val=""/>
      <w:lvlJc w:val="left"/>
      <w:pPr>
        <w:ind w:left="1710" w:firstLine="0"/>
      </w:pPr>
      <w:rPr>
        <w:rFonts w:hint="default"/>
      </w:rPr>
    </w:lvl>
    <w:lvl w:ilvl="5">
      <w:start w:val="1"/>
      <w:numFmt w:val="none"/>
      <w:suff w:val="nothing"/>
      <w:lvlText w:val=""/>
      <w:lvlJc w:val="left"/>
      <w:pPr>
        <w:ind w:left="1710" w:firstLine="0"/>
      </w:pPr>
      <w:rPr>
        <w:rFonts w:hint="default"/>
      </w:rPr>
    </w:lvl>
    <w:lvl w:ilvl="6">
      <w:start w:val="1"/>
      <w:numFmt w:val="none"/>
      <w:suff w:val="nothing"/>
      <w:lvlText w:val=""/>
      <w:lvlJc w:val="left"/>
      <w:pPr>
        <w:ind w:left="1710" w:firstLine="0"/>
      </w:pPr>
      <w:rPr>
        <w:rFonts w:hint="default"/>
      </w:rPr>
    </w:lvl>
    <w:lvl w:ilvl="7">
      <w:start w:val="1"/>
      <w:numFmt w:val="none"/>
      <w:suff w:val="nothing"/>
      <w:lvlText w:val=""/>
      <w:lvlJc w:val="left"/>
      <w:pPr>
        <w:ind w:left="1710" w:firstLine="0"/>
      </w:pPr>
      <w:rPr>
        <w:rFonts w:hint="default"/>
      </w:rPr>
    </w:lvl>
    <w:lvl w:ilvl="8">
      <w:start w:val="1"/>
      <w:numFmt w:val="none"/>
      <w:suff w:val="nothing"/>
      <w:lvlText w:val=""/>
      <w:lvlJc w:val="left"/>
      <w:pPr>
        <w:ind w:left="1710" w:firstLine="0"/>
      </w:pPr>
      <w:rPr>
        <w:rFonts w:hint="default"/>
      </w:rPr>
    </w:lvl>
  </w:abstractNum>
  <w:abstractNum w:abstractNumId="5" w15:restartNumberingAfterBreak="0">
    <w:nsid w:val="065466A3"/>
    <w:multiLevelType w:val="hybridMultilevel"/>
    <w:tmpl w:val="9224FD70"/>
    <w:lvl w:ilvl="0" w:tplc="4E00A870">
      <w:start w:val="1"/>
      <w:numFmt w:val="bullet"/>
      <w:lvlText w:val="•"/>
      <w:lvlJc w:val="left"/>
      <w:pPr>
        <w:tabs>
          <w:tab w:val="num" w:pos="720"/>
        </w:tabs>
        <w:ind w:left="720" w:hanging="360"/>
      </w:pPr>
      <w:rPr>
        <w:rFonts w:ascii="Times New Roman" w:hAnsi="Times New Roman" w:hint="default"/>
      </w:rPr>
    </w:lvl>
    <w:lvl w:ilvl="1" w:tplc="7C149118" w:tentative="1">
      <w:start w:val="1"/>
      <w:numFmt w:val="bullet"/>
      <w:lvlText w:val="•"/>
      <w:lvlJc w:val="left"/>
      <w:pPr>
        <w:tabs>
          <w:tab w:val="num" w:pos="1440"/>
        </w:tabs>
        <w:ind w:left="1440" w:hanging="360"/>
      </w:pPr>
      <w:rPr>
        <w:rFonts w:ascii="Times New Roman" w:hAnsi="Times New Roman" w:hint="default"/>
      </w:rPr>
    </w:lvl>
    <w:lvl w:ilvl="2" w:tplc="E196E3D4" w:tentative="1">
      <w:start w:val="1"/>
      <w:numFmt w:val="bullet"/>
      <w:lvlText w:val="•"/>
      <w:lvlJc w:val="left"/>
      <w:pPr>
        <w:tabs>
          <w:tab w:val="num" w:pos="2160"/>
        </w:tabs>
        <w:ind w:left="2160" w:hanging="360"/>
      </w:pPr>
      <w:rPr>
        <w:rFonts w:ascii="Times New Roman" w:hAnsi="Times New Roman" w:hint="default"/>
      </w:rPr>
    </w:lvl>
    <w:lvl w:ilvl="3" w:tplc="F95E1636">
      <w:start w:val="1"/>
      <w:numFmt w:val="bullet"/>
      <w:lvlText w:val="•"/>
      <w:lvlJc w:val="left"/>
      <w:pPr>
        <w:tabs>
          <w:tab w:val="num" w:pos="2880"/>
        </w:tabs>
        <w:ind w:left="2880" w:hanging="360"/>
      </w:pPr>
      <w:rPr>
        <w:rFonts w:ascii="Times New Roman" w:hAnsi="Times New Roman" w:hint="default"/>
      </w:rPr>
    </w:lvl>
    <w:lvl w:ilvl="4" w:tplc="73AE715C" w:tentative="1">
      <w:start w:val="1"/>
      <w:numFmt w:val="bullet"/>
      <w:lvlText w:val="•"/>
      <w:lvlJc w:val="left"/>
      <w:pPr>
        <w:tabs>
          <w:tab w:val="num" w:pos="3600"/>
        </w:tabs>
        <w:ind w:left="3600" w:hanging="360"/>
      </w:pPr>
      <w:rPr>
        <w:rFonts w:ascii="Times New Roman" w:hAnsi="Times New Roman" w:hint="default"/>
      </w:rPr>
    </w:lvl>
    <w:lvl w:ilvl="5" w:tplc="69A0A80C" w:tentative="1">
      <w:start w:val="1"/>
      <w:numFmt w:val="bullet"/>
      <w:lvlText w:val="•"/>
      <w:lvlJc w:val="left"/>
      <w:pPr>
        <w:tabs>
          <w:tab w:val="num" w:pos="4320"/>
        </w:tabs>
        <w:ind w:left="4320" w:hanging="360"/>
      </w:pPr>
      <w:rPr>
        <w:rFonts w:ascii="Times New Roman" w:hAnsi="Times New Roman" w:hint="default"/>
      </w:rPr>
    </w:lvl>
    <w:lvl w:ilvl="6" w:tplc="5C0CC4DA" w:tentative="1">
      <w:start w:val="1"/>
      <w:numFmt w:val="bullet"/>
      <w:lvlText w:val="•"/>
      <w:lvlJc w:val="left"/>
      <w:pPr>
        <w:tabs>
          <w:tab w:val="num" w:pos="5040"/>
        </w:tabs>
        <w:ind w:left="5040" w:hanging="360"/>
      </w:pPr>
      <w:rPr>
        <w:rFonts w:ascii="Times New Roman" w:hAnsi="Times New Roman" w:hint="default"/>
      </w:rPr>
    </w:lvl>
    <w:lvl w:ilvl="7" w:tplc="5688F91C" w:tentative="1">
      <w:start w:val="1"/>
      <w:numFmt w:val="bullet"/>
      <w:lvlText w:val="•"/>
      <w:lvlJc w:val="left"/>
      <w:pPr>
        <w:tabs>
          <w:tab w:val="num" w:pos="5760"/>
        </w:tabs>
        <w:ind w:left="5760" w:hanging="360"/>
      </w:pPr>
      <w:rPr>
        <w:rFonts w:ascii="Times New Roman" w:hAnsi="Times New Roman" w:hint="default"/>
      </w:rPr>
    </w:lvl>
    <w:lvl w:ilvl="8" w:tplc="3D3E0716"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C2E7168"/>
    <w:multiLevelType w:val="multilevel"/>
    <w:tmpl w:val="002879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0E39653D"/>
    <w:multiLevelType w:val="multilevel"/>
    <w:tmpl w:val="24B8078E"/>
    <w:lvl w:ilvl="0">
      <w:start w:val="1"/>
      <w:numFmt w:val="decimal"/>
      <w:pStyle w:val="Ttulo1"/>
      <w:suff w:val="space"/>
      <w:lvlText w:val="Chapter %1"/>
      <w:lvlJc w:val="left"/>
      <w:pPr>
        <w:ind w:left="0" w:firstLine="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Cs w:val="0"/>
        <w:u w:val="none"/>
        <w:vertAlign w:val="baseline"/>
        <w:em w:val="none"/>
      </w:rPr>
    </w:lvl>
    <w:lvl w:ilvl="1">
      <w:start w:val="1"/>
      <w:numFmt w:val="decimal"/>
      <w:pStyle w:val="Ttulo2"/>
      <w:suff w:val="space"/>
      <w:lvlText w:val="Part %1.%2:"/>
      <w:lvlJc w:val="left"/>
      <w:pPr>
        <w:ind w:left="63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upperLetter"/>
      <w:suff w:val="space"/>
      <w:lvlText w:val="Appendix %7"/>
      <w:lvlJc w:val="left"/>
      <w:pPr>
        <w:ind w:left="0" w:firstLine="0"/>
      </w:pPr>
      <w:rPr>
        <w:rFonts w:hint="default"/>
      </w:rPr>
    </w:lvl>
    <w:lvl w:ilvl="7">
      <w:start w:val="1"/>
      <w:numFmt w:val="decimal"/>
      <w:suff w:val="space"/>
      <w:lvlText w:val="Part %7.%8:"/>
      <w:lvlJc w:val="left"/>
      <w:pPr>
        <w:ind w:left="45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none"/>
      <w:suff w:val="nothing"/>
      <w:lvlText w:val=""/>
      <w:lvlJc w:val="left"/>
      <w:pPr>
        <w:ind w:left="0" w:firstLine="0"/>
      </w:pPr>
      <w:rPr>
        <w:rFonts w:hint="default"/>
      </w:rPr>
    </w:lvl>
  </w:abstractNum>
  <w:abstractNum w:abstractNumId="8" w15:restartNumberingAfterBreak="0">
    <w:nsid w:val="11FF2628"/>
    <w:multiLevelType w:val="hybridMultilevel"/>
    <w:tmpl w:val="20BE67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1E36A3"/>
    <w:multiLevelType w:val="hybridMultilevel"/>
    <w:tmpl w:val="8A6CD7FC"/>
    <w:lvl w:ilvl="0" w:tplc="7B585682">
      <w:start w:val="1"/>
      <w:numFmt w:val="bullet"/>
      <w:lvlText w:val="•"/>
      <w:lvlJc w:val="left"/>
      <w:pPr>
        <w:tabs>
          <w:tab w:val="num" w:pos="720"/>
        </w:tabs>
        <w:ind w:left="720" w:hanging="360"/>
      </w:pPr>
      <w:rPr>
        <w:rFonts w:ascii="Times New Roman" w:hAnsi="Times New Roman" w:hint="default"/>
      </w:rPr>
    </w:lvl>
    <w:lvl w:ilvl="1" w:tplc="1A1617B4" w:tentative="1">
      <w:start w:val="1"/>
      <w:numFmt w:val="bullet"/>
      <w:lvlText w:val="•"/>
      <w:lvlJc w:val="left"/>
      <w:pPr>
        <w:tabs>
          <w:tab w:val="num" w:pos="1440"/>
        </w:tabs>
        <w:ind w:left="1440" w:hanging="360"/>
      </w:pPr>
      <w:rPr>
        <w:rFonts w:ascii="Times New Roman" w:hAnsi="Times New Roman" w:hint="default"/>
      </w:rPr>
    </w:lvl>
    <w:lvl w:ilvl="2" w:tplc="C8F637D0" w:tentative="1">
      <w:start w:val="1"/>
      <w:numFmt w:val="bullet"/>
      <w:lvlText w:val="•"/>
      <w:lvlJc w:val="left"/>
      <w:pPr>
        <w:tabs>
          <w:tab w:val="num" w:pos="2160"/>
        </w:tabs>
        <w:ind w:left="2160" w:hanging="360"/>
      </w:pPr>
      <w:rPr>
        <w:rFonts w:ascii="Times New Roman" w:hAnsi="Times New Roman" w:hint="default"/>
      </w:rPr>
    </w:lvl>
    <w:lvl w:ilvl="3" w:tplc="A05457F4" w:tentative="1">
      <w:start w:val="1"/>
      <w:numFmt w:val="bullet"/>
      <w:lvlText w:val="•"/>
      <w:lvlJc w:val="left"/>
      <w:pPr>
        <w:tabs>
          <w:tab w:val="num" w:pos="2880"/>
        </w:tabs>
        <w:ind w:left="2880" w:hanging="360"/>
      </w:pPr>
      <w:rPr>
        <w:rFonts w:ascii="Times New Roman" w:hAnsi="Times New Roman" w:hint="default"/>
      </w:rPr>
    </w:lvl>
    <w:lvl w:ilvl="4" w:tplc="BFEE93AE" w:tentative="1">
      <w:start w:val="1"/>
      <w:numFmt w:val="bullet"/>
      <w:lvlText w:val="•"/>
      <w:lvlJc w:val="left"/>
      <w:pPr>
        <w:tabs>
          <w:tab w:val="num" w:pos="3600"/>
        </w:tabs>
        <w:ind w:left="3600" w:hanging="360"/>
      </w:pPr>
      <w:rPr>
        <w:rFonts w:ascii="Times New Roman" w:hAnsi="Times New Roman" w:hint="default"/>
      </w:rPr>
    </w:lvl>
    <w:lvl w:ilvl="5" w:tplc="F070BBD0" w:tentative="1">
      <w:start w:val="1"/>
      <w:numFmt w:val="bullet"/>
      <w:lvlText w:val="•"/>
      <w:lvlJc w:val="left"/>
      <w:pPr>
        <w:tabs>
          <w:tab w:val="num" w:pos="4320"/>
        </w:tabs>
        <w:ind w:left="4320" w:hanging="360"/>
      </w:pPr>
      <w:rPr>
        <w:rFonts w:ascii="Times New Roman" w:hAnsi="Times New Roman" w:hint="default"/>
      </w:rPr>
    </w:lvl>
    <w:lvl w:ilvl="6" w:tplc="918E614C" w:tentative="1">
      <w:start w:val="1"/>
      <w:numFmt w:val="bullet"/>
      <w:lvlText w:val="•"/>
      <w:lvlJc w:val="left"/>
      <w:pPr>
        <w:tabs>
          <w:tab w:val="num" w:pos="5040"/>
        </w:tabs>
        <w:ind w:left="5040" w:hanging="360"/>
      </w:pPr>
      <w:rPr>
        <w:rFonts w:ascii="Times New Roman" w:hAnsi="Times New Roman" w:hint="default"/>
      </w:rPr>
    </w:lvl>
    <w:lvl w:ilvl="7" w:tplc="37EEF5EA" w:tentative="1">
      <w:start w:val="1"/>
      <w:numFmt w:val="bullet"/>
      <w:lvlText w:val="•"/>
      <w:lvlJc w:val="left"/>
      <w:pPr>
        <w:tabs>
          <w:tab w:val="num" w:pos="5760"/>
        </w:tabs>
        <w:ind w:left="5760" w:hanging="360"/>
      </w:pPr>
      <w:rPr>
        <w:rFonts w:ascii="Times New Roman" w:hAnsi="Times New Roman" w:hint="default"/>
      </w:rPr>
    </w:lvl>
    <w:lvl w:ilvl="8" w:tplc="B9F8135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6E04B47"/>
    <w:multiLevelType w:val="hybridMultilevel"/>
    <w:tmpl w:val="5ECC4F14"/>
    <w:lvl w:ilvl="0" w:tplc="15081C96">
      <w:start w:val="1"/>
      <w:numFmt w:val="bullet"/>
      <w:lvlText w:val="•"/>
      <w:lvlJc w:val="left"/>
      <w:pPr>
        <w:tabs>
          <w:tab w:val="num" w:pos="720"/>
        </w:tabs>
        <w:ind w:left="720" w:hanging="360"/>
      </w:pPr>
      <w:rPr>
        <w:rFonts w:ascii="Times New Roman" w:hAnsi="Times New Roman" w:hint="default"/>
      </w:rPr>
    </w:lvl>
    <w:lvl w:ilvl="1" w:tplc="07268536">
      <w:start w:val="588"/>
      <w:numFmt w:val="bullet"/>
      <w:lvlText w:val="–"/>
      <w:lvlJc w:val="left"/>
      <w:pPr>
        <w:tabs>
          <w:tab w:val="num" w:pos="1440"/>
        </w:tabs>
        <w:ind w:left="1440" w:hanging="360"/>
      </w:pPr>
      <w:rPr>
        <w:rFonts w:ascii="Times New Roman" w:hAnsi="Times New Roman" w:hint="default"/>
      </w:rPr>
    </w:lvl>
    <w:lvl w:ilvl="2" w:tplc="04B841A6" w:tentative="1">
      <w:start w:val="1"/>
      <w:numFmt w:val="bullet"/>
      <w:lvlText w:val="•"/>
      <w:lvlJc w:val="left"/>
      <w:pPr>
        <w:tabs>
          <w:tab w:val="num" w:pos="2160"/>
        </w:tabs>
        <w:ind w:left="2160" w:hanging="360"/>
      </w:pPr>
      <w:rPr>
        <w:rFonts w:ascii="Times New Roman" w:hAnsi="Times New Roman" w:hint="default"/>
      </w:rPr>
    </w:lvl>
    <w:lvl w:ilvl="3" w:tplc="C96E2F5E" w:tentative="1">
      <w:start w:val="1"/>
      <w:numFmt w:val="bullet"/>
      <w:lvlText w:val="•"/>
      <w:lvlJc w:val="left"/>
      <w:pPr>
        <w:tabs>
          <w:tab w:val="num" w:pos="2880"/>
        </w:tabs>
        <w:ind w:left="2880" w:hanging="360"/>
      </w:pPr>
      <w:rPr>
        <w:rFonts w:ascii="Times New Roman" w:hAnsi="Times New Roman" w:hint="default"/>
      </w:rPr>
    </w:lvl>
    <w:lvl w:ilvl="4" w:tplc="88B87A0E" w:tentative="1">
      <w:start w:val="1"/>
      <w:numFmt w:val="bullet"/>
      <w:lvlText w:val="•"/>
      <w:lvlJc w:val="left"/>
      <w:pPr>
        <w:tabs>
          <w:tab w:val="num" w:pos="3600"/>
        </w:tabs>
        <w:ind w:left="3600" w:hanging="360"/>
      </w:pPr>
      <w:rPr>
        <w:rFonts w:ascii="Times New Roman" w:hAnsi="Times New Roman" w:hint="default"/>
      </w:rPr>
    </w:lvl>
    <w:lvl w:ilvl="5" w:tplc="0B70493C" w:tentative="1">
      <w:start w:val="1"/>
      <w:numFmt w:val="bullet"/>
      <w:lvlText w:val="•"/>
      <w:lvlJc w:val="left"/>
      <w:pPr>
        <w:tabs>
          <w:tab w:val="num" w:pos="4320"/>
        </w:tabs>
        <w:ind w:left="4320" w:hanging="360"/>
      </w:pPr>
      <w:rPr>
        <w:rFonts w:ascii="Times New Roman" w:hAnsi="Times New Roman" w:hint="default"/>
      </w:rPr>
    </w:lvl>
    <w:lvl w:ilvl="6" w:tplc="0F8A5F10" w:tentative="1">
      <w:start w:val="1"/>
      <w:numFmt w:val="bullet"/>
      <w:lvlText w:val="•"/>
      <w:lvlJc w:val="left"/>
      <w:pPr>
        <w:tabs>
          <w:tab w:val="num" w:pos="5040"/>
        </w:tabs>
        <w:ind w:left="5040" w:hanging="360"/>
      </w:pPr>
      <w:rPr>
        <w:rFonts w:ascii="Times New Roman" w:hAnsi="Times New Roman" w:hint="default"/>
      </w:rPr>
    </w:lvl>
    <w:lvl w:ilvl="7" w:tplc="50AC666E" w:tentative="1">
      <w:start w:val="1"/>
      <w:numFmt w:val="bullet"/>
      <w:lvlText w:val="•"/>
      <w:lvlJc w:val="left"/>
      <w:pPr>
        <w:tabs>
          <w:tab w:val="num" w:pos="5760"/>
        </w:tabs>
        <w:ind w:left="5760" w:hanging="360"/>
      </w:pPr>
      <w:rPr>
        <w:rFonts w:ascii="Times New Roman" w:hAnsi="Times New Roman" w:hint="default"/>
      </w:rPr>
    </w:lvl>
    <w:lvl w:ilvl="8" w:tplc="0B0E8FC0"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175A10A5"/>
    <w:multiLevelType w:val="hybridMultilevel"/>
    <w:tmpl w:val="632AC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D614DD"/>
    <w:multiLevelType w:val="hybridMultilevel"/>
    <w:tmpl w:val="25E67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50349"/>
    <w:multiLevelType w:val="hybridMultilevel"/>
    <w:tmpl w:val="7C7AB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144E85"/>
    <w:multiLevelType w:val="hybridMultilevel"/>
    <w:tmpl w:val="2D160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8F0C6F"/>
    <w:multiLevelType w:val="multilevel"/>
    <w:tmpl w:val="40A6B128"/>
    <w:lvl w:ilvl="0">
      <w:start w:val="1"/>
      <w:numFmt w:val="decimal"/>
      <w:lvlText w:val="Part %1:"/>
      <w:lvlJc w:val="left"/>
      <w:pPr>
        <w:tabs>
          <w:tab w:val="num" w:pos="360"/>
        </w:tabs>
        <w:ind w:left="360" w:hanging="360"/>
      </w:pPr>
      <w:rPr>
        <w:rFonts w:hint="default"/>
        <w:b/>
        <w:i w:val="0"/>
        <w:sz w:val="36"/>
        <w:szCs w:val="36"/>
        <w:u w:val="single"/>
      </w:rPr>
    </w:lvl>
    <w:lvl w:ilvl="1">
      <w:start w:val="1"/>
      <w:numFmt w:val="decimal"/>
      <w:lvlText w:val="Step %2:"/>
      <w:lvlJc w:val="left"/>
      <w:pPr>
        <w:tabs>
          <w:tab w:val="num" w:pos="720"/>
        </w:tabs>
        <w:ind w:left="720" w:hanging="360"/>
      </w:pPr>
      <w:rPr>
        <w:rFonts w:ascii="Times New Roman" w:hAnsi="Times New Roman" w:cs="Times New Roman" w:hint="default"/>
        <w:b/>
        <w:bCs w:val="0"/>
        <w:i/>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1D8F2C66"/>
    <w:multiLevelType w:val="hybridMultilevel"/>
    <w:tmpl w:val="E2486C58"/>
    <w:name w:val="JRQuestionListNum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0231CF"/>
    <w:multiLevelType w:val="multilevel"/>
    <w:tmpl w:val="3612D0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20C44917"/>
    <w:multiLevelType w:val="hybridMultilevel"/>
    <w:tmpl w:val="257ECBA0"/>
    <w:lvl w:ilvl="0" w:tplc="FFFFFFFF">
      <w:start w:val="1"/>
      <w:numFmt w:val="decimal"/>
      <w:pStyle w:val="Lista"/>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start w:val="1"/>
      <w:numFmt w:val="decimal"/>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15:restartNumberingAfterBreak="0">
    <w:nsid w:val="21F26F72"/>
    <w:multiLevelType w:val="hybridMultilevel"/>
    <w:tmpl w:val="839ED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A22B48"/>
    <w:multiLevelType w:val="multilevel"/>
    <w:tmpl w:val="BECAC5F0"/>
    <w:styleLink w:val="Style3"/>
    <w:lvl w:ilvl="0">
      <w:start w:val="1"/>
      <w:numFmt w:val="decimal"/>
      <w:suff w:val="space"/>
      <w:lvlText w:val="Chapter %1"/>
      <w:lvlJc w:val="left"/>
      <w:pPr>
        <w:ind w:left="450" w:firstLine="0"/>
      </w:pPr>
      <w:rPr>
        <w:rFonts w:hint="default"/>
        <w:b/>
        <w:i w:val="0"/>
      </w:rPr>
    </w:lvl>
    <w:lvl w:ilvl="1">
      <w:start w:val="1"/>
      <w:numFmt w:val="decimal"/>
      <w:suff w:val="space"/>
      <w:lvlText w:val="Part %1.%2:"/>
      <w:lvlJc w:val="left"/>
      <w:pPr>
        <w:ind w:left="900" w:firstLine="0"/>
      </w:pPr>
      <w:rPr>
        <w:rFonts w:hint="default"/>
      </w:rPr>
    </w:lvl>
    <w:lvl w:ilvl="2">
      <w:start w:val="1"/>
      <w:numFmt w:val="none"/>
      <w:suff w:val="nothing"/>
      <w:lvlText w:val=""/>
      <w:lvlJc w:val="left"/>
      <w:pPr>
        <w:ind w:left="450" w:firstLine="0"/>
      </w:pPr>
      <w:rPr>
        <w:rFonts w:hint="default"/>
      </w:rPr>
    </w:lvl>
    <w:lvl w:ilvl="3">
      <w:start w:val="1"/>
      <w:numFmt w:val="none"/>
      <w:suff w:val="nothing"/>
      <w:lvlText w:val=""/>
      <w:lvlJc w:val="left"/>
      <w:pPr>
        <w:ind w:left="450" w:firstLine="0"/>
      </w:pPr>
      <w:rPr>
        <w:rFonts w:hint="default"/>
      </w:rPr>
    </w:lvl>
    <w:lvl w:ilvl="4">
      <w:start w:val="1"/>
      <w:numFmt w:val="none"/>
      <w:suff w:val="nothing"/>
      <w:lvlText w:val=""/>
      <w:lvlJc w:val="left"/>
      <w:pPr>
        <w:ind w:left="450" w:firstLine="0"/>
      </w:pPr>
      <w:rPr>
        <w:rFonts w:hint="default"/>
      </w:rPr>
    </w:lvl>
    <w:lvl w:ilvl="5">
      <w:start w:val="1"/>
      <w:numFmt w:val="none"/>
      <w:suff w:val="nothing"/>
      <w:lvlText w:val=""/>
      <w:lvlJc w:val="left"/>
      <w:pPr>
        <w:ind w:left="450" w:firstLine="0"/>
      </w:pPr>
      <w:rPr>
        <w:rFonts w:hint="default"/>
      </w:rPr>
    </w:lvl>
    <w:lvl w:ilvl="6">
      <w:start w:val="1"/>
      <w:numFmt w:val="none"/>
      <w:suff w:val="nothing"/>
      <w:lvlText w:val=""/>
      <w:lvlJc w:val="left"/>
      <w:pPr>
        <w:ind w:left="450" w:firstLine="0"/>
      </w:pPr>
      <w:rPr>
        <w:rFonts w:hint="default"/>
      </w:rPr>
    </w:lvl>
    <w:lvl w:ilvl="7">
      <w:start w:val="1"/>
      <w:numFmt w:val="none"/>
      <w:suff w:val="nothing"/>
      <w:lvlText w:val=""/>
      <w:lvlJc w:val="left"/>
      <w:pPr>
        <w:ind w:left="450" w:firstLine="0"/>
      </w:pPr>
      <w:rPr>
        <w:rFonts w:hint="default"/>
      </w:rPr>
    </w:lvl>
    <w:lvl w:ilvl="8">
      <w:start w:val="1"/>
      <w:numFmt w:val="none"/>
      <w:suff w:val="nothing"/>
      <w:lvlText w:val=""/>
      <w:lvlJc w:val="left"/>
      <w:pPr>
        <w:ind w:left="450" w:firstLine="0"/>
      </w:pPr>
      <w:rPr>
        <w:rFonts w:hint="default"/>
      </w:rPr>
    </w:lvl>
  </w:abstractNum>
  <w:abstractNum w:abstractNumId="21" w15:restartNumberingAfterBreak="0">
    <w:nsid w:val="275516DA"/>
    <w:multiLevelType w:val="hybridMultilevel"/>
    <w:tmpl w:val="B8CA8CA6"/>
    <w:lvl w:ilvl="0" w:tplc="3852FDDC">
      <w:start w:val="1"/>
      <w:numFmt w:val="bullet"/>
      <w:lvlText w:val="•"/>
      <w:lvlJc w:val="left"/>
      <w:pPr>
        <w:tabs>
          <w:tab w:val="num" w:pos="720"/>
        </w:tabs>
        <w:ind w:left="720" w:hanging="360"/>
      </w:pPr>
      <w:rPr>
        <w:rFonts w:ascii="Times New Roman" w:hAnsi="Times New Roman" w:hint="default"/>
      </w:rPr>
    </w:lvl>
    <w:lvl w:ilvl="1" w:tplc="7334FDD6" w:tentative="1">
      <w:start w:val="1"/>
      <w:numFmt w:val="bullet"/>
      <w:lvlText w:val="•"/>
      <w:lvlJc w:val="left"/>
      <w:pPr>
        <w:tabs>
          <w:tab w:val="num" w:pos="1440"/>
        </w:tabs>
        <w:ind w:left="1440" w:hanging="360"/>
      </w:pPr>
      <w:rPr>
        <w:rFonts w:ascii="Times New Roman" w:hAnsi="Times New Roman" w:hint="default"/>
      </w:rPr>
    </w:lvl>
    <w:lvl w:ilvl="2" w:tplc="A484C7D4" w:tentative="1">
      <w:start w:val="1"/>
      <w:numFmt w:val="bullet"/>
      <w:lvlText w:val="•"/>
      <w:lvlJc w:val="left"/>
      <w:pPr>
        <w:tabs>
          <w:tab w:val="num" w:pos="2160"/>
        </w:tabs>
        <w:ind w:left="2160" w:hanging="360"/>
      </w:pPr>
      <w:rPr>
        <w:rFonts w:ascii="Times New Roman" w:hAnsi="Times New Roman" w:hint="default"/>
      </w:rPr>
    </w:lvl>
    <w:lvl w:ilvl="3" w:tplc="A184F080" w:tentative="1">
      <w:start w:val="1"/>
      <w:numFmt w:val="bullet"/>
      <w:lvlText w:val="•"/>
      <w:lvlJc w:val="left"/>
      <w:pPr>
        <w:tabs>
          <w:tab w:val="num" w:pos="2880"/>
        </w:tabs>
        <w:ind w:left="2880" w:hanging="360"/>
      </w:pPr>
      <w:rPr>
        <w:rFonts w:ascii="Times New Roman" w:hAnsi="Times New Roman" w:hint="default"/>
      </w:rPr>
    </w:lvl>
    <w:lvl w:ilvl="4" w:tplc="EEDC12DC" w:tentative="1">
      <w:start w:val="1"/>
      <w:numFmt w:val="bullet"/>
      <w:lvlText w:val="•"/>
      <w:lvlJc w:val="left"/>
      <w:pPr>
        <w:tabs>
          <w:tab w:val="num" w:pos="3600"/>
        </w:tabs>
        <w:ind w:left="3600" w:hanging="360"/>
      </w:pPr>
      <w:rPr>
        <w:rFonts w:ascii="Times New Roman" w:hAnsi="Times New Roman" w:hint="default"/>
      </w:rPr>
    </w:lvl>
    <w:lvl w:ilvl="5" w:tplc="0A28025C" w:tentative="1">
      <w:start w:val="1"/>
      <w:numFmt w:val="bullet"/>
      <w:lvlText w:val="•"/>
      <w:lvlJc w:val="left"/>
      <w:pPr>
        <w:tabs>
          <w:tab w:val="num" w:pos="4320"/>
        </w:tabs>
        <w:ind w:left="4320" w:hanging="360"/>
      </w:pPr>
      <w:rPr>
        <w:rFonts w:ascii="Times New Roman" w:hAnsi="Times New Roman" w:hint="default"/>
      </w:rPr>
    </w:lvl>
    <w:lvl w:ilvl="6" w:tplc="CBF63FF6" w:tentative="1">
      <w:start w:val="1"/>
      <w:numFmt w:val="bullet"/>
      <w:lvlText w:val="•"/>
      <w:lvlJc w:val="left"/>
      <w:pPr>
        <w:tabs>
          <w:tab w:val="num" w:pos="5040"/>
        </w:tabs>
        <w:ind w:left="5040" w:hanging="360"/>
      </w:pPr>
      <w:rPr>
        <w:rFonts w:ascii="Times New Roman" w:hAnsi="Times New Roman" w:hint="default"/>
      </w:rPr>
    </w:lvl>
    <w:lvl w:ilvl="7" w:tplc="20BAC96E" w:tentative="1">
      <w:start w:val="1"/>
      <w:numFmt w:val="bullet"/>
      <w:lvlText w:val="•"/>
      <w:lvlJc w:val="left"/>
      <w:pPr>
        <w:tabs>
          <w:tab w:val="num" w:pos="5760"/>
        </w:tabs>
        <w:ind w:left="5760" w:hanging="360"/>
      </w:pPr>
      <w:rPr>
        <w:rFonts w:ascii="Times New Roman" w:hAnsi="Times New Roman" w:hint="default"/>
      </w:rPr>
    </w:lvl>
    <w:lvl w:ilvl="8" w:tplc="347828D8"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284E68DF"/>
    <w:multiLevelType w:val="multilevel"/>
    <w:tmpl w:val="19D444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28D36CEA"/>
    <w:multiLevelType w:val="hybridMultilevel"/>
    <w:tmpl w:val="254E8F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9140BAD"/>
    <w:multiLevelType w:val="multilevel"/>
    <w:tmpl w:val="502E8846"/>
    <w:lvl w:ilvl="0">
      <w:start w:val="1"/>
      <w:numFmt w:val="none"/>
      <w:pStyle w:val="JRPart"/>
      <w:suff w:val="nothing"/>
      <w:lvlText w:val=""/>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single"/>
        <w:vertAlign w:val="baseline"/>
        <w:em w:val="none"/>
      </w:rPr>
    </w:lvl>
    <w:lvl w:ilvl="1">
      <w:start w:val="1"/>
      <w:numFmt w:val="decimal"/>
      <w:pStyle w:val="JRStepPart"/>
      <w:lvlText w:val="Step %2:"/>
      <w:lvlJc w:val="left"/>
      <w:pPr>
        <w:tabs>
          <w:tab w:val="num" w:pos="450"/>
        </w:tabs>
        <w:ind w:left="450" w:hanging="360"/>
      </w:pPr>
      <w:rPr>
        <w:rFonts w:ascii="Times New Roman" w:hAnsi="Times New Roman" w:cs="Times New Roman" w:hint="default"/>
        <w:b/>
        <w:bCs w:val="0"/>
        <w:i/>
        <w:iCs w:val="0"/>
        <w:caps w:val="0"/>
        <w:smallCaps w:val="0"/>
        <w:strike w:val="0"/>
        <w:dstrike w:val="0"/>
        <w:noProof w:val="0"/>
        <w:snapToGrid w:val="0"/>
        <w:vanish w:val="0"/>
        <w:color w:val="000000"/>
        <w:spacing w:val="0"/>
        <w:w w:val="0"/>
        <w:kern w:val="0"/>
        <w:position w:val="0"/>
        <w:sz w:val="22"/>
        <w:szCs w:val="22"/>
        <w:u w:val="none"/>
        <w:vertAlign w:val="baseline"/>
        <w:em w:val="none"/>
        <w:lang w:val="es-VE"/>
      </w:rPr>
    </w:lvl>
    <w:lvl w:ilvl="2">
      <w:start w:val="1"/>
      <w:numFmt w:val="bullet"/>
      <w:pStyle w:val="JRProcessSteps"/>
      <w:lvlText w:val=""/>
      <w:lvlJc w:val="left"/>
      <w:pPr>
        <w:tabs>
          <w:tab w:val="num" w:pos="1080"/>
        </w:tabs>
        <w:ind w:left="1080" w:hanging="360"/>
      </w:pPr>
      <w:rPr>
        <w:rFonts w:ascii="Symbol" w:hAnsi="Symbol"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5" w15:restartNumberingAfterBreak="0">
    <w:nsid w:val="2B981651"/>
    <w:multiLevelType w:val="hybridMultilevel"/>
    <w:tmpl w:val="CC3CB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CD1F17"/>
    <w:multiLevelType w:val="hybridMultilevel"/>
    <w:tmpl w:val="FE34B3AE"/>
    <w:lvl w:ilvl="0" w:tplc="930A64D6">
      <w:start w:val="1"/>
      <w:numFmt w:val="bullet"/>
      <w:lvlText w:val="•"/>
      <w:lvlJc w:val="left"/>
      <w:pPr>
        <w:tabs>
          <w:tab w:val="num" w:pos="720"/>
        </w:tabs>
        <w:ind w:left="720" w:hanging="360"/>
      </w:pPr>
      <w:rPr>
        <w:rFonts w:ascii="Times New Roman" w:hAnsi="Times New Roman" w:hint="default"/>
      </w:rPr>
    </w:lvl>
    <w:lvl w:ilvl="1" w:tplc="FCDE943E">
      <w:start w:val="588"/>
      <w:numFmt w:val="bullet"/>
      <w:lvlText w:val="–"/>
      <w:lvlJc w:val="left"/>
      <w:pPr>
        <w:tabs>
          <w:tab w:val="num" w:pos="1440"/>
        </w:tabs>
        <w:ind w:left="1440" w:hanging="360"/>
      </w:pPr>
      <w:rPr>
        <w:rFonts w:ascii="Times New Roman" w:hAnsi="Times New Roman" w:hint="default"/>
      </w:rPr>
    </w:lvl>
    <w:lvl w:ilvl="2" w:tplc="94B8C17C">
      <w:start w:val="588"/>
      <w:numFmt w:val="bullet"/>
      <w:lvlText w:val="•"/>
      <w:lvlJc w:val="left"/>
      <w:pPr>
        <w:tabs>
          <w:tab w:val="num" w:pos="2160"/>
        </w:tabs>
        <w:ind w:left="2160" w:hanging="360"/>
      </w:pPr>
      <w:rPr>
        <w:rFonts w:ascii="Times New Roman" w:hAnsi="Times New Roman" w:hint="default"/>
      </w:rPr>
    </w:lvl>
    <w:lvl w:ilvl="3" w:tplc="36EEB034">
      <w:start w:val="588"/>
      <w:numFmt w:val="bullet"/>
      <w:lvlText w:val="–"/>
      <w:lvlJc w:val="left"/>
      <w:pPr>
        <w:tabs>
          <w:tab w:val="num" w:pos="2880"/>
        </w:tabs>
        <w:ind w:left="2880" w:hanging="360"/>
      </w:pPr>
      <w:rPr>
        <w:rFonts w:ascii="Times New Roman" w:hAnsi="Times New Roman" w:hint="default"/>
      </w:rPr>
    </w:lvl>
    <w:lvl w:ilvl="4" w:tplc="2F149E0C" w:tentative="1">
      <w:start w:val="1"/>
      <w:numFmt w:val="bullet"/>
      <w:lvlText w:val="•"/>
      <w:lvlJc w:val="left"/>
      <w:pPr>
        <w:tabs>
          <w:tab w:val="num" w:pos="3600"/>
        </w:tabs>
        <w:ind w:left="3600" w:hanging="360"/>
      </w:pPr>
      <w:rPr>
        <w:rFonts w:ascii="Times New Roman" w:hAnsi="Times New Roman" w:hint="default"/>
      </w:rPr>
    </w:lvl>
    <w:lvl w:ilvl="5" w:tplc="C4905894" w:tentative="1">
      <w:start w:val="1"/>
      <w:numFmt w:val="bullet"/>
      <w:lvlText w:val="•"/>
      <w:lvlJc w:val="left"/>
      <w:pPr>
        <w:tabs>
          <w:tab w:val="num" w:pos="4320"/>
        </w:tabs>
        <w:ind w:left="4320" w:hanging="360"/>
      </w:pPr>
      <w:rPr>
        <w:rFonts w:ascii="Times New Roman" w:hAnsi="Times New Roman" w:hint="default"/>
      </w:rPr>
    </w:lvl>
    <w:lvl w:ilvl="6" w:tplc="88083362" w:tentative="1">
      <w:start w:val="1"/>
      <w:numFmt w:val="bullet"/>
      <w:lvlText w:val="•"/>
      <w:lvlJc w:val="left"/>
      <w:pPr>
        <w:tabs>
          <w:tab w:val="num" w:pos="5040"/>
        </w:tabs>
        <w:ind w:left="5040" w:hanging="360"/>
      </w:pPr>
      <w:rPr>
        <w:rFonts w:ascii="Times New Roman" w:hAnsi="Times New Roman" w:hint="default"/>
      </w:rPr>
    </w:lvl>
    <w:lvl w:ilvl="7" w:tplc="ADC63140" w:tentative="1">
      <w:start w:val="1"/>
      <w:numFmt w:val="bullet"/>
      <w:lvlText w:val="•"/>
      <w:lvlJc w:val="left"/>
      <w:pPr>
        <w:tabs>
          <w:tab w:val="num" w:pos="5760"/>
        </w:tabs>
        <w:ind w:left="5760" w:hanging="360"/>
      </w:pPr>
      <w:rPr>
        <w:rFonts w:ascii="Times New Roman" w:hAnsi="Times New Roman" w:hint="default"/>
      </w:rPr>
    </w:lvl>
    <w:lvl w:ilvl="8" w:tplc="B82610F2"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2F4811C4"/>
    <w:multiLevelType w:val="hybridMultilevel"/>
    <w:tmpl w:val="81BCA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975EF2"/>
    <w:multiLevelType w:val="hybridMultilevel"/>
    <w:tmpl w:val="4476D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25D67E5"/>
    <w:multiLevelType w:val="hybridMultilevel"/>
    <w:tmpl w:val="18CEE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D01B2A"/>
    <w:multiLevelType w:val="hybridMultilevel"/>
    <w:tmpl w:val="80D85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7D4592"/>
    <w:multiLevelType w:val="hybridMultilevel"/>
    <w:tmpl w:val="699AC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AF04CA"/>
    <w:multiLevelType w:val="singleLevel"/>
    <w:tmpl w:val="CD32A14C"/>
    <w:lvl w:ilvl="0">
      <w:start w:val="1"/>
      <w:numFmt w:val="decimal"/>
      <w:pStyle w:val="ParagraphIndentedRegular"/>
      <w:lvlText w:val="%1."/>
      <w:lvlJc w:val="left"/>
      <w:pPr>
        <w:tabs>
          <w:tab w:val="num" w:pos="1368"/>
        </w:tabs>
        <w:ind w:left="1368" w:hanging="360"/>
      </w:pPr>
      <w:rPr>
        <w:rFonts w:ascii="Times New Roman" w:hAnsi="Times New Roman" w:hint="default"/>
        <w:b w:val="0"/>
        <w:i w:val="0"/>
      </w:rPr>
    </w:lvl>
  </w:abstractNum>
  <w:abstractNum w:abstractNumId="33" w15:restartNumberingAfterBreak="0">
    <w:nsid w:val="38207010"/>
    <w:multiLevelType w:val="multilevel"/>
    <w:tmpl w:val="D41CBDE4"/>
    <w:lvl w:ilvl="0">
      <w:start w:val="1"/>
      <w:numFmt w:val="decimal"/>
      <w:suff w:val="space"/>
      <w:lvlText w:val="Chapter %1 "/>
      <w:lvlJc w:val="left"/>
      <w:pPr>
        <w:ind w:left="450" w:firstLine="0"/>
      </w:pPr>
      <w:rPr>
        <w:rFonts w:hint="default"/>
        <w:b/>
        <w:i w:val="0"/>
      </w:rPr>
    </w:lvl>
    <w:lvl w:ilvl="1">
      <w:start w:val="1"/>
      <w:numFmt w:val="decimal"/>
      <w:suff w:val="nothing"/>
      <w:lvlText w:val="Part %1.%2: "/>
      <w:lvlJc w:val="left"/>
      <w:pPr>
        <w:ind w:left="900" w:firstLine="0"/>
      </w:pPr>
      <w:rPr>
        <w:rFonts w:hint="default"/>
      </w:rPr>
    </w:lvl>
    <w:lvl w:ilvl="2">
      <w:start w:val="1"/>
      <w:numFmt w:val="none"/>
      <w:suff w:val="nothing"/>
      <w:lvlText w:val=""/>
      <w:lvlJc w:val="left"/>
      <w:pPr>
        <w:ind w:left="450" w:firstLine="0"/>
      </w:pPr>
      <w:rPr>
        <w:rFonts w:hint="default"/>
      </w:rPr>
    </w:lvl>
    <w:lvl w:ilvl="3">
      <w:start w:val="1"/>
      <w:numFmt w:val="none"/>
      <w:suff w:val="nothing"/>
      <w:lvlText w:val=""/>
      <w:lvlJc w:val="left"/>
      <w:pPr>
        <w:ind w:left="450" w:firstLine="0"/>
      </w:pPr>
      <w:rPr>
        <w:rFonts w:hint="default"/>
      </w:rPr>
    </w:lvl>
    <w:lvl w:ilvl="4">
      <w:start w:val="1"/>
      <w:numFmt w:val="none"/>
      <w:suff w:val="nothing"/>
      <w:lvlText w:val=""/>
      <w:lvlJc w:val="left"/>
      <w:pPr>
        <w:ind w:left="450" w:firstLine="0"/>
      </w:pPr>
      <w:rPr>
        <w:rFonts w:hint="default"/>
      </w:rPr>
    </w:lvl>
    <w:lvl w:ilvl="5">
      <w:start w:val="1"/>
      <w:numFmt w:val="none"/>
      <w:suff w:val="nothing"/>
      <w:lvlText w:val=""/>
      <w:lvlJc w:val="left"/>
      <w:pPr>
        <w:ind w:left="450" w:firstLine="0"/>
      </w:pPr>
      <w:rPr>
        <w:rFonts w:hint="default"/>
      </w:rPr>
    </w:lvl>
    <w:lvl w:ilvl="6">
      <w:start w:val="1"/>
      <w:numFmt w:val="none"/>
      <w:suff w:val="nothing"/>
      <w:lvlText w:val=""/>
      <w:lvlJc w:val="left"/>
      <w:pPr>
        <w:ind w:left="450" w:firstLine="0"/>
      </w:pPr>
      <w:rPr>
        <w:rFonts w:hint="default"/>
      </w:rPr>
    </w:lvl>
    <w:lvl w:ilvl="7">
      <w:start w:val="1"/>
      <w:numFmt w:val="none"/>
      <w:suff w:val="nothing"/>
      <w:lvlText w:val=""/>
      <w:lvlJc w:val="left"/>
      <w:pPr>
        <w:ind w:left="450" w:firstLine="0"/>
      </w:pPr>
      <w:rPr>
        <w:rFonts w:hint="default"/>
      </w:rPr>
    </w:lvl>
    <w:lvl w:ilvl="8">
      <w:start w:val="1"/>
      <w:numFmt w:val="none"/>
      <w:suff w:val="nothing"/>
      <w:lvlText w:val=""/>
      <w:lvlJc w:val="left"/>
      <w:pPr>
        <w:ind w:left="450" w:firstLine="0"/>
      </w:pPr>
      <w:rPr>
        <w:rFonts w:hint="default"/>
      </w:rPr>
    </w:lvl>
  </w:abstractNum>
  <w:abstractNum w:abstractNumId="34" w15:restartNumberingAfterBreak="0">
    <w:nsid w:val="390C3ADC"/>
    <w:multiLevelType w:val="multilevel"/>
    <w:tmpl w:val="ACA48224"/>
    <w:lvl w:ilvl="0">
      <w:start w:val="1"/>
      <w:numFmt w:val="decimal"/>
      <w:suff w:val="space"/>
      <w:lvlText w:val="Chapter %1"/>
      <w:lvlJc w:val="left"/>
      <w:pPr>
        <w:ind w:left="450" w:firstLine="0"/>
      </w:pPr>
      <w:rPr>
        <w:rFonts w:hint="default"/>
        <w:b/>
        <w:i w:val="0"/>
      </w:rPr>
    </w:lvl>
    <w:lvl w:ilvl="1">
      <w:start w:val="1"/>
      <w:numFmt w:val="decimal"/>
      <w:suff w:val="space"/>
      <w:lvlText w:val="Part %1.%2:"/>
      <w:lvlJc w:val="left"/>
      <w:pPr>
        <w:ind w:left="900" w:firstLine="0"/>
      </w:pPr>
      <w:rPr>
        <w:rFonts w:hint="default"/>
      </w:rPr>
    </w:lvl>
    <w:lvl w:ilvl="2">
      <w:start w:val="1"/>
      <w:numFmt w:val="none"/>
      <w:suff w:val="nothing"/>
      <w:lvlText w:val=""/>
      <w:lvlJc w:val="left"/>
      <w:pPr>
        <w:ind w:left="450" w:firstLine="0"/>
      </w:pPr>
      <w:rPr>
        <w:rFonts w:hint="default"/>
      </w:rPr>
    </w:lvl>
    <w:lvl w:ilvl="3">
      <w:start w:val="1"/>
      <w:numFmt w:val="none"/>
      <w:suff w:val="nothing"/>
      <w:lvlText w:val=""/>
      <w:lvlJc w:val="left"/>
      <w:pPr>
        <w:ind w:left="450" w:firstLine="0"/>
      </w:pPr>
      <w:rPr>
        <w:rFonts w:hint="default"/>
      </w:rPr>
    </w:lvl>
    <w:lvl w:ilvl="4">
      <w:start w:val="1"/>
      <w:numFmt w:val="none"/>
      <w:suff w:val="nothing"/>
      <w:lvlText w:val=""/>
      <w:lvlJc w:val="left"/>
      <w:pPr>
        <w:ind w:left="450" w:firstLine="0"/>
      </w:pPr>
      <w:rPr>
        <w:rFonts w:hint="default"/>
      </w:rPr>
    </w:lvl>
    <w:lvl w:ilvl="5">
      <w:start w:val="1"/>
      <w:numFmt w:val="none"/>
      <w:suff w:val="nothing"/>
      <w:lvlText w:val=""/>
      <w:lvlJc w:val="left"/>
      <w:pPr>
        <w:ind w:left="450" w:firstLine="0"/>
      </w:pPr>
      <w:rPr>
        <w:rFonts w:hint="default"/>
      </w:rPr>
    </w:lvl>
    <w:lvl w:ilvl="6">
      <w:start w:val="1"/>
      <w:numFmt w:val="upperLetter"/>
      <w:pStyle w:val="Ttulo7"/>
      <w:suff w:val="nothing"/>
      <w:lvlText w:val="Appendix %7"/>
      <w:lvlJc w:val="left"/>
      <w:pPr>
        <w:ind w:left="0" w:firstLine="0"/>
      </w:pPr>
      <w:rPr>
        <w:rFonts w:hint="default"/>
      </w:rPr>
    </w:lvl>
    <w:lvl w:ilvl="7">
      <w:start w:val="1"/>
      <w:numFmt w:val="decimal"/>
      <w:pStyle w:val="Ttulo8"/>
      <w:suff w:val="nothing"/>
      <w:lvlText w:val="Part %7.%8"/>
      <w:lvlJc w:val="left"/>
      <w:pPr>
        <w:ind w:left="45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none"/>
      <w:suff w:val="nothing"/>
      <w:lvlText w:val=""/>
      <w:lvlJc w:val="left"/>
      <w:pPr>
        <w:ind w:left="450" w:firstLine="0"/>
      </w:pPr>
      <w:rPr>
        <w:rFonts w:hint="default"/>
      </w:rPr>
    </w:lvl>
  </w:abstractNum>
  <w:abstractNum w:abstractNumId="35" w15:restartNumberingAfterBreak="0">
    <w:nsid w:val="3A35557C"/>
    <w:multiLevelType w:val="hybridMultilevel"/>
    <w:tmpl w:val="1062D8A0"/>
    <w:lvl w:ilvl="0" w:tplc="34BC9356">
      <w:start w:val="1"/>
      <w:numFmt w:val="bullet"/>
      <w:pStyle w:val="ParagraphX"/>
      <w:lvlText w:val=""/>
      <w:lvlJc w:val="left"/>
      <w:pPr>
        <w:tabs>
          <w:tab w:val="num" w:pos="1008"/>
        </w:tabs>
        <w:ind w:left="1008" w:hanging="360"/>
      </w:pPr>
      <w:rPr>
        <w:rFonts w:ascii="Symbol" w:hAnsi="Symbol" w:hint="default"/>
      </w:rPr>
    </w:lvl>
    <w:lvl w:ilvl="1" w:tplc="FFFFFFFF" w:tentative="1">
      <w:start w:val="1"/>
      <w:numFmt w:val="bullet"/>
      <w:lvlText w:val="o"/>
      <w:lvlJc w:val="left"/>
      <w:pPr>
        <w:tabs>
          <w:tab w:val="num" w:pos="1728"/>
        </w:tabs>
        <w:ind w:left="1728" w:hanging="360"/>
      </w:pPr>
      <w:rPr>
        <w:rFonts w:ascii="Courier New" w:hAnsi="Courier New" w:hint="default"/>
      </w:rPr>
    </w:lvl>
    <w:lvl w:ilvl="2" w:tplc="FFFFFFFF" w:tentative="1">
      <w:start w:val="1"/>
      <w:numFmt w:val="bullet"/>
      <w:lvlText w:val=""/>
      <w:lvlJc w:val="left"/>
      <w:pPr>
        <w:tabs>
          <w:tab w:val="num" w:pos="2448"/>
        </w:tabs>
        <w:ind w:left="2448" w:hanging="360"/>
      </w:pPr>
      <w:rPr>
        <w:rFonts w:ascii="Wingdings" w:hAnsi="Wingdings" w:hint="default"/>
      </w:rPr>
    </w:lvl>
    <w:lvl w:ilvl="3" w:tplc="FFFFFFFF" w:tentative="1">
      <w:start w:val="1"/>
      <w:numFmt w:val="bullet"/>
      <w:lvlText w:val=""/>
      <w:lvlJc w:val="left"/>
      <w:pPr>
        <w:tabs>
          <w:tab w:val="num" w:pos="3168"/>
        </w:tabs>
        <w:ind w:left="3168" w:hanging="360"/>
      </w:pPr>
      <w:rPr>
        <w:rFonts w:ascii="Symbol" w:hAnsi="Symbol" w:hint="default"/>
      </w:rPr>
    </w:lvl>
    <w:lvl w:ilvl="4" w:tplc="FFFFFFFF" w:tentative="1">
      <w:start w:val="1"/>
      <w:numFmt w:val="bullet"/>
      <w:lvlText w:val="o"/>
      <w:lvlJc w:val="left"/>
      <w:pPr>
        <w:tabs>
          <w:tab w:val="num" w:pos="3888"/>
        </w:tabs>
        <w:ind w:left="3888" w:hanging="360"/>
      </w:pPr>
      <w:rPr>
        <w:rFonts w:ascii="Courier New" w:hAnsi="Courier New" w:hint="default"/>
      </w:rPr>
    </w:lvl>
    <w:lvl w:ilvl="5" w:tplc="FFFFFFFF" w:tentative="1">
      <w:start w:val="1"/>
      <w:numFmt w:val="bullet"/>
      <w:lvlText w:val=""/>
      <w:lvlJc w:val="left"/>
      <w:pPr>
        <w:tabs>
          <w:tab w:val="num" w:pos="4608"/>
        </w:tabs>
        <w:ind w:left="4608" w:hanging="360"/>
      </w:pPr>
      <w:rPr>
        <w:rFonts w:ascii="Wingdings" w:hAnsi="Wingdings" w:hint="default"/>
      </w:rPr>
    </w:lvl>
    <w:lvl w:ilvl="6" w:tplc="FFFFFFFF" w:tentative="1">
      <w:start w:val="1"/>
      <w:numFmt w:val="bullet"/>
      <w:lvlText w:val=""/>
      <w:lvlJc w:val="left"/>
      <w:pPr>
        <w:tabs>
          <w:tab w:val="num" w:pos="5328"/>
        </w:tabs>
        <w:ind w:left="5328" w:hanging="360"/>
      </w:pPr>
      <w:rPr>
        <w:rFonts w:ascii="Symbol" w:hAnsi="Symbol" w:hint="default"/>
      </w:rPr>
    </w:lvl>
    <w:lvl w:ilvl="7" w:tplc="FFFFFFFF" w:tentative="1">
      <w:start w:val="1"/>
      <w:numFmt w:val="bullet"/>
      <w:lvlText w:val="o"/>
      <w:lvlJc w:val="left"/>
      <w:pPr>
        <w:tabs>
          <w:tab w:val="num" w:pos="6048"/>
        </w:tabs>
        <w:ind w:left="6048" w:hanging="360"/>
      </w:pPr>
      <w:rPr>
        <w:rFonts w:ascii="Courier New" w:hAnsi="Courier New" w:hint="default"/>
      </w:rPr>
    </w:lvl>
    <w:lvl w:ilvl="8" w:tplc="FFFFFFFF" w:tentative="1">
      <w:start w:val="1"/>
      <w:numFmt w:val="bullet"/>
      <w:lvlText w:val=""/>
      <w:lvlJc w:val="left"/>
      <w:pPr>
        <w:tabs>
          <w:tab w:val="num" w:pos="6768"/>
        </w:tabs>
        <w:ind w:left="6768" w:hanging="360"/>
      </w:pPr>
      <w:rPr>
        <w:rFonts w:ascii="Wingdings" w:hAnsi="Wingdings" w:hint="default"/>
      </w:rPr>
    </w:lvl>
  </w:abstractNum>
  <w:abstractNum w:abstractNumId="36" w15:restartNumberingAfterBreak="0">
    <w:nsid w:val="3A7B45CD"/>
    <w:multiLevelType w:val="hybridMultilevel"/>
    <w:tmpl w:val="2F3C6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DA4219"/>
    <w:multiLevelType w:val="hybridMultilevel"/>
    <w:tmpl w:val="1F30D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D256E75"/>
    <w:multiLevelType w:val="hybridMultilevel"/>
    <w:tmpl w:val="7D12A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58229C"/>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0F9582C"/>
    <w:multiLevelType w:val="hybridMultilevel"/>
    <w:tmpl w:val="0424496A"/>
    <w:lvl w:ilvl="0" w:tplc="D1BCCBC2">
      <w:start w:val="1"/>
      <w:numFmt w:val="bullet"/>
      <w:pStyle w:val="Prrafodelista"/>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1E066F4"/>
    <w:multiLevelType w:val="hybridMultilevel"/>
    <w:tmpl w:val="E6EEC22C"/>
    <w:lvl w:ilvl="0" w:tplc="A8D6BFDA">
      <w:start w:val="1"/>
      <w:numFmt w:val="decimal"/>
      <w:lvlText w:val="%1."/>
      <w:lvlJc w:val="left"/>
      <w:pPr>
        <w:tabs>
          <w:tab w:val="num" w:pos="720"/>
        </w:tabs>
        <w:ind w:left="720" w:hanging="360"/>
      </w:pPr>
    </w:lvl>
    <w:lvl w:ilvl="1" w:tplc="86D28DFC" w:tentative="1">
      <w:start w:val="1"/>
      <w:numFmt w:val="decimal"/>
      <w:lvlText w:val="%2."/>
      <w:lvlJc w:val="left"/>
      <w:pPr>
        <w:tabs>
          <w:tab w:val="num" w:pos="1440"/>
        </w:tabs>
        <w:ind w:left="1440" w:hanging="360"/>
      </w:pPr>
    </w:lvl>
    <w:lvl w:ilvl="2" w:tplc="7776855A" w:tentative="1">
      <w:start w:val="1"/>
      <w:numFmt w:val="decimal"/>
      <w:lvlText w:val="%3."/>
      <w:lvlJc w:val="left"/>
      <w:pPr>
        <w:tabs>
          <w:tab w:val="num" w:pos="2160"/>
        </w:tabs>
        <w:ind w:left="2160" w:hanging="360"/>
      </w:pPr>
    </w:lvl>
    <w:lvl w:ilvl="3" w:tplc="3E84B7E2" w:tentative="1">
      <w:start w:val="1"/>
      <w:numFmt w:val="decimal"/>
      <w:lvlText w:val="%4."/>
      <w:lvlJc w:val="left"/>
      <w:pPr>
        <w:tabs>
          <w:tab w:val="num" w:pos="2880"/>
        </w:tabs>
        <w:ind w:left="2880" w:hanging="360"/>
      </w:pPr>
    </w:lvl>
    <w:lvl w:ilvl="4" w:tplc="0B2E6262" w:tentative="1">
      <w:start w:val="1"/>
      <w:numFmt w:val="decimal"/>
      <w:lvlText w:val="%5."/>
      <w:lvlJc w:val="left"/>
      <w:pPr>
        <w:tabs>
          <w:tab w:val="num" w:pos="3600"/>
        </w:tabs>
        <w:ind w:left="3600" w:hanging="360"/>
      </w:pPr>
    </w:lvl>
    <w:lvl w:ilvl="5" w:tplc="B262CF2A" w:tentative="1">
      <w:start w:val="1"/>
      <w:numFmt w:val="decimal"/>
      <w:lvlText w:val="%6."/>
      <w:lvlJc w:val="left"/>
      <w:pPr>
        <w:tabs>
          <w:tab w:val="num" w:pos="4320"/>
        </w:tabs>
        <w:ind w:left="4320" w:hanging="360"/>
      </w:pPr>
    </w:lvl>
    <w:lvl w:ilvl="6" w:tplc="F9ACF196" w:tentative="1">
      <w:start w:val="1"/>
      <w:numFmt w:val="decimal"/>
      <w:lvlText w:val="%7."/>
      <w:lvlJc w:val="left"/>
      <w:pPr>
        <w:tabs>
          <w:tab w:val="num" w:pos="5040"/>
        </w:tabs>
        <w:ind w:left="5040" w:hanging="360"/>
      </w:pPr>
    </w:lvl>
    <w:lvl w:ilvl="7" w:tplc="C03A2156" w:tentative="1">
      <w:start w:val="1"/>
      <w:numFmt w:val="decimal"/>
      <w:lvlText w:val="%8."/>
      <w:lvlJc w:val="left"/>
      <w:pPr>
        <w:tabs>
          <w:tab w:val="num" w:pos="5760"/>
        </w:tabs>
        <w:ind w:left="5760" w:hanging="360"/>
      </w:pPr>
    </w:lvl>
    <w:lvl w:ilvl="8" w:tplc="62DAA1E2" w:tentative="1">
      <w:start w:val="1"/>
      <w:numFmt w:val="decimal"/>
      <w:lvlText w:val="%9."/>
      <w:lvlJc w:val="left"/>
      <w:pPr>
        <w:tabs>
          <w:tab w:val="num" w:pos="6480"/>
        </w:tabs>
        <w:ind w:left="6480" w:hanging="360"/>
      </w:pPr>
    </w:lvl>
  </w:abstractNum>
  <w:abstractNum w:abstractNumId="42" w15:restartNumberingAfterBreak="0">
    <w:nsid w:val="41FF047D"/>
    <w:multiLevelType w:val="hybridMultilevel"/>
    <w:tmpl w:val="807E080E"/>
    <w:lvl w:ilvl="0" w:tplc="FFFFFFFF">
      <w:start w:val="1"/>
      <w:numFmt w:val="bullet"/>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45C726FA"/>
    <w:multiLevelType w:val="multilevel"/>
    <w:tmpl w:val="F70870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15:restartNumberingAfterBreak="0">
    <w:nsid w:val="460E48A5"/>
    <w:multiLevelType w:val="hybridMultilevel"/>
    <w:tmpl w:val="4D425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6A4416D"/>
    <w:multiLevelType w:val="hybridMultilevel"/>
    <w:tmpl w:val="8294E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8313438"/>
    <w:multiLevelType w:val="hybridMultilevel"/>
    <w:tmpl w:val="FD6A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CBB5A32"/>
    <w:multiLevelType w:val="singleLevel"/>
    <w:tmpl w:val="CBE46AAE"/>
    <w:lvl w:ilvl="0">
      <w:start w:val="1"/>
      <w:numFmt w:val="bullet"/>
      <w:pStyle w:val="ParagraphIndentedBold"/>
      <w:lvlText w:val=""/>
      <w:lvlJc w:val="left"/>
      <w:pPr>
        <w:tabs>
          <w:tab w:val="num" w:pos="360"/>
        </w:tabs>
        <w:ind w:left="360" w:hanging="360"/>
      </w:pPr>
      <w:rPr>
        <w:rFonts w:ascii="Symbol" w:hAnsi="Symbol" w:hint="default"/>
        <w:sz w:val="22"/>
      </w:rPr>
    </w:lvl>
  </w:abstractNum>
  <w:abstractNum w:abstractNumId="48" w15:restartNumberingAfterBreak="0">
    <w:nsid w:val="4F1D42FB"/>
    <w:multiLevelType w:val="multilevel"/>
    <w:tmpl w:val="BA7010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9" w15:restartNumberingAfterBreak="0">
    <w:nsid w:val="50EB0AC4"/>
    <w:multiLevelType w:val="hybridMultilevel"/>
    <w:tmpl w:val="5AA4C9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44769A5"/>
    <w:multiLevelType w:val="hybridMultilevel"/>
    <w:tmpl w:val="CEF62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A15389"/>
    <w:multiLevelType w:val="multilevel"/>
    <w:tmpl w:val="BECAC5F0"/>
    <w:numStyleLink w:val="Style3"/>
  </w:abstractNum>
  <w:abstractNum w:abstractNumId="52" w15:restartNumberingAfterBreak="0">
    <w:nsid w:val="57CB46CA"/>
    <w:multiLevelType w:val="multilevel"/>
    <w:tmpl w:val="0FCEBF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 w15:restartNumberingAfterBreak="0">
    <w:nsid w:val="58A16A1D"/>
    <w:multiLevelType w:val="hybridMultilevel"/>
    <w:tmpl w:val="3AE85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9461926"/>
    <w:multiLevelType w:val="hybridMultilevel"/>
    <w:tmpl w:val="00EA4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9403D4"/>
    <w:multiLevelType w:val="hybridMultilevel"/>
    <w:tmpl w:val="F838102A"/>
    <w:lvl w:ilvl="0" w:tplc="FFFFFFFF">
      <w:start w:val="1"/>
      <w:numFmt w:val="bullet"/>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56" w15:restartNumberingAfterBreak="0">
    <w:nsid w:val="60C95C47"/>
    <w:multiLevelType w:val="multilevel"/>
    <w:tmpl w:val="D07CBF2C"/>
    <w:name w:val="JRQuestionListNum"/>
    <w:lvl w:ilvl="0">
      <w:start w:val="1"/>
      <w:numFmt w:val="none"/>
      <w:pStyle w:val="JRQuestionStart"/>
      <w:lvlText w:val=""/>
      <w:lvlJc w:val="left"/>
      <w:pPr>
        <w:tabs>
          <w:tab w:val="num" w:pos="2250"/>
        </w:tabs>
        <w:ind w:left="2970" w:hanging="720"/>
      </w:pPr>
      <w:rPr>
        <w:rFonts w:ascii="Times New Roman" w:hAnsi="Times New Roman" w:cs="Times New Roman"/>
        <w:b w:val="0"/>
        <w:bCs w:val="0"/>
        <w:i/>
        <w:iCs w:val="0"/>
        <w:caps w:val="0"/>
        <w:smallCaps w:val="0"/>
        <w:strike w:val="0"/>
        <w:dstrike w:val="0"/>
        <w:noProof w:val="0"/>
        <w:snapToGrid w:val="0"/>
        <w:vanish w:val="0"/>
        <w:color w:val="000000"/>
        <w:spacing w:val="0"/>
        <w:w w:val="0"/>
        <w:kern w:val="0"/>
        <w:position w:val="0"/>
        <w:sz w:val="22"/>
        <w:szCs w:val="22"/>
        <w:u w:val="none"/>
        <w:vertAlign w:val="baseline"/>
        <w:em w:val="none"/>
      </w:rPr>
    </w:lvl>
    <w:lvl w:ilvl="1">
      <w:start w:val="1"/>
      <w:numFmt w:val="decimal"/>
      <w:pStyle w:val="JRQuestion"/>
      <w:lvlText w:val="Question %2:"/>
      <w:lvlJc w:val="left"/>
      <w:pPr>
        <w:tabs>
          <w:tab w:val="num" w:pos="2250"/>
        </w:tabs>
        <w:ind w:left="2970" w:hanging="720"/>
      </w:pPr>
      <w:rPr>
        <w:i/>
      </w:rPr>
    </w:lvl>
    <w:lvl w:ilvl="2">
      <w:start w:val="1"/>
      <w:numFmt w:val="lowerRoman"/>
      <w:lvlText w:val="%3."/>
      <w:lvlJc w:val="right"/>
      <w:pPr>
        <w:tabs>
          <w:tab w:val="num" w:pos="2970"/>
        </w:tabs>
        <w:ind w:left="2970" w:hanging="180"/>
      </w:pPr>
    </w:lvl>
    <w:lvl w:ilvl="3">
      <w:start w:val="1"/>
      <w:numFmt w:val="decimal"/>
      <w:lvlText w:val="%4."/>
      <w:lvlJc w:val="left"/>
      <w:pPr>
        <w:tabs>
          <w:tab w:val="num" w:pos="3690"/>
        </w:tabs>
        <w:ind w:left="3690" w:hanging="360"/>
      </w:pPr>
    </w:lvl>
    <w:lvl w:ilvl="4" w:tentative="1">
      <w:start w:val="1"/>
      <w:numFmt w:val="lowerLetter"/>
      <w:lvlText w:val="%5."/>
      <w:lvlJc w:val="left"/>
      <w:pPr>
        <w:tabs>
          <w:tab w:val="num" w:pos="4410"/>
        </w:tabs>
        <w:ind w:left="4410" w:hanging="360"/>
      </w:pPr>
    </w:lvl>
    <w:lvl w:ilvl="5" w:tentative="1">
      <w:start w:val="1"/>
      <w:numFmt w:val="lowerRoman"/>
      <w:lvlText w:val="%6."/>
      <w:lvlJc w:val="right"/>
      <w:pPr>
        <w:tabs>
          <w:tab w:val="num" w:pos="5130"/>
        </w:tabs>
        <w:ind w:left="5130" w:hanging="180"/>
      </w:pPr>
    </w:lvl>
    <w:lvl w:ilvl="6" w:tentative="1">
      <w:start w:val="1"/>
      <w:numFmt w:val="decimal"/>
      <w:lvlText w:val="%7."/>
      <w:lvlJc w:val="left"/>
      <w:pPr>
        <w:tabs>
          <w:tab w:val="num" w:pos="5850"/>
        </w:tabs>
        <w:ind w:left="5850" w:hanging="360"/>
      </w:pPr>
    </w:lvl>
    <w:lvl w:ilvl="7" w:tentative="1">
      <w:start w:val="1"/>
      <w:numFmt w:val="lowerLetter"/>
      <w:lvlText w:val="%8."/>
      <w:lvlJc w:val="left"/>
      <w:pPr>
        <w:tabs>
          <w:tab w:val="num" w:pos="6570"/>
        </w:tabs>
        <w:ind w:left="6570" w:hanging="360"/>
      </w:pPr>
    </w:lvl>
    <w:lvl w:ilvl="8" w:tentative="1">
      <w:start w:val="1"/>
      <w:numFmt w:val="lowerRoman"/>
      <w:lvlText w:val="%9."/>
      <w:lvlJc w:val="right"/>
      <w:pPr>
        <w:tabs>
          <w:tab w:val="num" w:pos="7290"/>
        </w:tabs>
        <w:ind w:left="7290" w:hanging="180"/>
      </w:pPr>
    </w:lvl>
  </w:abstractNum>
  <w:abstractNum w:abstractNumId="57" w15:restartNumberingAfterBreak="0">
    <w:nsid w:val="622275E1"/>
    <w:multiLevelType w:val="multilevel"/>
    <w:tmpl w:val="66B4855A"/>
    <w:lvl w:ilvl="0">
      <w:start w:val="3"/>
      <w:numFmt w:val="decimal"/>
      <w:suff w:val="space"/>
      <w:lvlText w:val="Chapter %1"/>
      <w:lvlJc w:val="left"/>
      <w:pPr>
        <w:ind w:left="45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suff w:val="space"/>
      <w:lvlText w:val="Part %1.%2:"/>
      <w:lvlJc w:val="left"/>
      <w:pPr>
        <w:ind w:left="900" w:firstLine="0"/>
      </w:pPr>
      <w:rPr>
        <w:rFonts w:hint="default"/>
      </w:rPr>
    </w:lvl>
    <w:lvl w:ilvl="2">
      <w:start w:val="1"/>
      <w:numFmt w:val="none"/>
      <w:suff w:val="nothing"/>
      <w:lvlText w:val=""/>
      <w:lvlJc w:val="left"/>
      <w:pPr>
        <w:ind w:left="450" w:firstLine="0"/>
      </w:pPr>
      <w:rPr>
        <w:rFonts w:hint="default"/>
      </w:rPr>
    </w:lvl>
    <w:lvl w:ilvl="3">
      <w:start w:val="1"/>
      <w:numFmt w:val="none"/>
      <w:suff w:val="nothing"/>
      <w:lvlText w:val=""/>
      <w:lvlJc w:val="left"/>
      <w:pPr>
        <w:ind w:left="450" w:firstLine="0"/>
      </w:pPr>
      <w:rPr>
        <w:rFonts w:hint="default"/>
      </w:rPr>
    </w:lvl>
    <w:lvl w:ilvl="4">
      <w:start w:val="1"/>
      <w:numFmt w:val="none"/>
      <w:suff w:val="nothing"/>
      <w:lvlText w:val=""/>
      <w:lvlJc w:val="left"/>
      <w:pPr>
        <w:ind w:left="450" w:firstLine="0"/>
      </w:pPr>
      <w:rPr>
        <w:rFonts w:hint="default"/>
      </w:rPr>
    </w:lvl>
    <w:lvl w:ilvl="5">
      <w:start w:val="1"/>
      <w:numFmt w:val="none"/>
      <w:suff w:val="nothing"/>
      <w:lvlText w:val=""/>
      <w:lvlJc w:val="left"/>
      <w:pPr>
        <w:ind w:left="450" w:firstLine="0"/>
      </w:pPr>
      <w:rPr>
        <w:rFonts w:hint="default"/>
      </w:rPr>
    </w:lvl>
    <w:lvl w:ilvl="6">
      <w:start w:val="1"/>
      <w:numFmt w:val="none"/>
      <w:suff w:val="nothing"/>
      <w:lvlText w:val=""/>
      <w:lvlJc w:val="left"/>
      <w:pPr>
        <w:ind w:left="450" w:firstLine="0"/>
      </w:pPr>
      <w:rPr>
        <w:rFonts w:hint="default"/>
      </w:rPr>
    </w:lvl>
    <w:lvl w:ilvl="7">
      <w:start w:val="1"/>
      <w:numFmt w:val="none"/>
      <w:suff w:val="nothing"/>
      <w:lvlText w:val=""/>
      <w:lvlJc w:val="left"/>
      <w:pPr>
        <w:ind w:left="450" w:firstLine="0"/>
      </w:pPr>
      <w:rPr>
        <w:rFonts w:hint="default"/>
      </w:rPr>
    </w:lvl>
    <w:lvl w:ilvl="8">
      <w:start w:val="1"/>
      <w:numFmt w:val="none"/>
      <w:suff w:val="nothing"/>
      <w:lvlText w:val=""/>
      <w:lvlJc w:val="left"/>
      <w:pPr>
        <w:ind w:left="450" w:firstLine="0"/>
      </w:pPr>
      <w:rPr>
        <w:rFonts w:hint="default"/>
      </w:rPr>
    </w:lvl>
  </w:abstractNum>
  <w:abstractNum w:abstractNumId="58" w15:restartNumberingAfterBreak="0">
    <w:nsid w:val="62DC6B68"/>
    <w:multiLevelType w:val="multilevel"/>
    <w:tmpl w:val="000000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63F170C3"/>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60" w15:restartNumberingAfterBreak="0">
    <w:nsid w:val="64683276"/>
    <w:multiLevelType w:val="hybridMultilevel"/>
    <w:tmpl w:val="33A0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6E6611A"/>
    <w:multiLevelType w:val="hybridMultilevel"/>
    <w:tmpl w:val="DEE6CCFE"/>
    <w:lvl w:ilvl="0" w:tplc="FFFFFFFF">
      <w:start w:val="1"/>
      <w:numFmt w:val="bullet"/>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2" w15:restartNumberingAfterBreak="0">
    <w:nsid w:val="68DE64C4"/>
    <w:multiLevelType w:val="hybridMultilevel"/>
    <w:tmpl w:val="DA9ADA7E"/>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63" w15:restartNumberingAfterBreak="0">
    <w:nsid w:val="695F226C"/>
    <w:multiLevelType w:val="hybridMultilevel"/>
    <w:tmpl w:val="9148F0CE"/>
    <w:name w:val="JRQuestionListNum3"/>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AE21CFD"/>
    <w:multiLevelType w:val="hybridMultilevel"/>
    <w:tmpl w:val="7DF4627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5" w15:restartNumberingAfterBreak="0">
    <w:nsid w:val="6F1C65F7"/>
    <w:multiLevelType w:val="hybridMultilevel"/>
    <w:tmpl w:val="03844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FF44603"/>
    <w:multiLevelType w:val="hybridMultilevel"/>
    <w:tmpl w:val="B1C8D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0EA1924"/>
    <w:multiLevelType w:val="hybridMultilevel"/>
    <w:tmpl w:val="710AE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2086CAF"/>
    <w:multiLevelType w:val="multilevel"/>
    <w:tmpl w:val="7998433A"/>
    <w:styleLink w:val="Style2"/>
    <w:lvl w:ilvl="0">
      <w:start w:val="1"/>
      <w:numFmt w:val="decimal"/>
      <w:suff w:val="space"/>
      <w:lvlText w:val="Chapter %1"/>
      <w:lvlJc w:val="left"/>
      <w:pPr>
        <w:ind w:left="450" w:firstLine="0"/>
      </w:pPr>
      <w:rPr>
        <w:rFonts w:hint="default"/>
        <w:b/>
        <w:i w:val="0"/>
      </w:rPr>
    </w:lvl>
    <w:lvl w:ilvl="1">
      <w:start w:val="1"/>
      <w:numFmt w:val="decimal"/>
      <w:suff w:val="space"/>
      <w:lvlText w:val="Part %1.%2:"/>
      <w:lvlJc w:val="left"/>
      <w:pPr>
        <w:ind w:left="900" w:firstLine="0"/>
      </w:pPr>
      <w:rPr>
        <w:rFonts w:hint="default"/>
      </w:rPr>
    </w:lvl>
    <w:lvl w:ilvl="2">
      <w:start w:val="1"/>
      <w:numFmt w:val="none"/>
      <w:suff w:val="nothing"/>
      <w:lvlText w:val=""/>
      <w:lvlJc w:val="left"/>
      <w:pPr>
        <w:ind w:left="450" w:firstLine="0"/>
      </w:pPr>
      <w:rPr>
        <w:rFonts w:hint="default"/>
      </w:rPr>
    </w:lvl>
    <w:lvl w:ilvl="3">
      <w:start w:val="1"/>
      <w:numFmt w:val="none"/>
      <w:suff w:val="nothing"/>
      <w:lvlText w:val=""/>
      <w:lvlJc w:val="left"/>
      <w:pPr>
        <w:ind w:left="450" w:firstLine="0"/>
      </w:pPr>
      <w:rPr>
        <w:rFonts w:hint="default"/>
      </w:rPr>
    </w:lvl>
    <w:lvl w:ilvl="4">
      <w:start w:val="1"/>
      <w:numFmt w:val="none"/>
      <w:suff w:val="nothing"/>
      <w:lvlText w:val=""/>
      <w:lvlJc w:val="left"/>
      <w:pPr>
        <w:ind w:left="450" w:firstLine="0"/>
      </w:pPr>
      <w:rPr>
        <w:rFonts w:hint="default"/>
      </w:rPr>
    </w:lvl>
    <w:lvl w:ilvl="5">
      <w:start w:val="1"/>
      <w:numFmt w:val="none"/>
      <w:suff w:val="nothing"/>
      <w:lvlText w:val=""/>
      <w:lvlJc w:val="left"/>
      <w:pPr>
        <w:ind w:left="450" w:firstLine="0"/>
      </w:pPr>
      <w:rPr>
        <w:rFonts w:hint="default"/>
      </w:rPr>
    </w:lvl>
    <w:lvl w:ilvl="6">
      <w:start w:val="1"/>
      <w:numFmt w:val="none"/>
      <w:suff w:val="nothing"/>
      <w:lvlText w:val=""/>
      <w:lvlJc w:val="left"/>
      <w:pPr>
        <w:ind w:left="450" w:firstLine="0"/>
      </w:pPr>
      <w:rPr>
        <w:rFonts w:hint="default"/>
      </w:rPr>
    </w:lvl>
    <w:lvl w:ilvl="7">
      <w:start w:val="1"/>
      <w:numFmt w:val="none"/>
      <w:suff w:val="nothing"/>
      <w:lvlText w:val=""/>
      <w:lvlJc w:val="left"/>
      <w:pPr>
        <w:ind w:left="450" w:firstLine="0"/>
      </w:pPr>
      <w:rPr>
        <w:rFonts w:hint="default"/>
      </w:rPr>
    </w:lvl>
    <w:lvl w:ilvl="8">
      <w:start w:val="1"/>
      <w:numFmt w:val="none"/>
      <w:suff w:val="nothing"/>
      <w:lvlText w:val=""/>
      <w:lvlJc w:val="left"/>
      <w:pPr>
        <w:ind w:left="450" w:firstLine="0"/>
      </w:pPr>
      <w:rPr>
        <w:rFonts w:hint="default"/>
      </w:rPr>
    </w:lvl>
  </w:abstractNum>
  <w:abstractNum w:abstractNumId="69" w15:restartNumberingAfterBreak="0">
    <w:nsid w:val="72903DDE"/>
    <w:multiLevelType w:val="hybridMultilevel"/>
    <w:tmpl w:val="5A12E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3C22EF4"/>
    <w:multiLevelType w:val="hybridMultilevel"/>
    <w:tmpl w:val="02608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4441AC8"/>
    <w:multiLevelType w:val="hybridMultilevel"/>
    <w:tmpl w:val="4DD4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5CB47DE"/>
    <w:multiLevelType w:val="hybridMultilevel"/>
    <w:tmpl w:val="83B68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5D001F4"/>
    <w:multiLevelType w:val="hybridMultilevel"/>
    <w:tmpl w:val="3FFE5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91A3C2D"/>
    <w:multiLevelType w:val="hybridMultilevel"/>
    <w:tmpl w:val="79A2C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A810936"/>
    <w:multiLevelType w:val="hybridMultilevel"/>
    <w:tmpl w:val="3782F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C867E3B"/>
    <w:multiLevelType w:val="hybridMultilevel"/>
    <w:tmpl w:val="6D1411FC"/>
    <w:lvl w:ilvl="0" w:tplc="FFFFFFFF">
      <w:start w:val="1"/>
      <w:numFmt w:val="bullet"/>
      <w:pStyle w:val="Listaconvietas"/>
      <w:lvlText w:val=""/>
      <w:lvlJc w:val="left"/>
      <w:pPr>
        <w:tabs>
          <w:tab w:val="num" w:pos="1060"/>
        </w:tabs>
        <w:ind w:left="1060" w:hanging="360"/>
      </w:pPr>
      <w:rPr>
        <w:rFonts w:ascii="Symbol" w:hAnsi="Symbol" w:hint="default"/>
      </w:rPr>
    </w:lvl>
    <w:lvl w:ilvl="1" w:tplc="FFFFFFFF">
      <w:start w:val="1"/>
      <w:numFmt w:val="bullet"/>
      <w:lvlText w:val="o"/>
      <w:lvlJc w:val="left"/>
      <w:pPr>
        <w:tabs>
          <w:tab w:val="num" w:pos="2500"/>
        </w:tabs>
        <w:ind w:left="2500" w:hanging="360"/>
      </w:pPr>
      <w:rPr>
        <w:rFonts w:ascii="Courier New" w:hAnsi="Courier New" w:hint="default"/>
      </w:rPr>
    </w:lvl>
    <w:lvl w:ilvl="2" w:tplc="FFFFFFFF" w:tentative="1">
      <w:start w:val="1"/>
      <w:numFmt w:val="bullet"/>
      <w:lvlText w:val=""/>
      <w:lvlJc w:val="left"/>
      <w:pPr>
        <w:tabs>
          <w:tab w:val="num" w:pos="3220"/>
        </w:tabs>
        <w:ind w:left="3220" w:hanging="360"/>
      </w:pPr>
      <w:rPr>
        <w:rFonts w:ascii="Wingdings" w:hAnsi="Wingdings" w:hint="default"/>
      </w:rPr>
    </w:lvl>
    <w:lvl w:ilvl="3" w:tplc="FFFFFFFF" w:tentative="1">
      <w:start w:val="1"/>
      <w:numFmt w:val="bullet"/>
      <w:lvlText w:val=""/>
      <w:lvlJc w:val="left"/>
      <w:pPr>
        <w:tabs>
          <w:tab w:val="num" w:pos="3940"/>
        </w:tabs>
        <w:ind w:left="3940" w:hanging="360"/>
      </w:pPr>
      <w:rPr>
        <w:rFonts w:ascii="Symbol" w:hAnsi="Symbol" w:hint="default"/>
      </w:rPr>
    </w:lvl>
    <w:lvl w:ilvl="4" w:tplc="FFFFFFFF" w:tentative="1">
      <w:start w:val="1"/>
      <w:numFmt w:val="bullet"/>
      <w:lvlText w:val="o"/>
      <w:lvlJc w:val="left"/>
      <w:pPr>
        <w:tabs>
          <w:tab w:val="num" w:pos="4660"/>
        </w:tabs>
        <w:ind w:left="4660" w:hanging="360"/>
      </w:pPr>
      <w:rPr>
        <w:rFonts w:ascii="Courier New" w:hAnsi="Courier New" w:hint="default"/>
      </w:rPr>
    </w:lvl>
    <w:lvl w:ilvl="5" w:tplc="FFFFFFFF" w:tentative="1">
      <w:start w:val="1"/>
      <w:numFmt w:val="bullet"/>
      <w:lvlText w:val=""/>
      <w:lvlJc w:val="left"/>
      <w:pPr>
        <w:tabs>
          <w:tab w:val="num" w:pos="5380"/>
        </w:tabs>
        <w:ind w:left="5380" w:hanging="360"/>
      </w:pPr>
      <w:rPr>
        <w:rFonts w:ascii="Wingdings" w:hAnsi="Wingdings" w:hint="default"/>
      </w:rPr>
    </w:lvl>
    <w:lvl w:ilvl="6" w:tplc="FFFFFFFF" w:tentative="1">
      <w:start w:val="1"/>
      <w:numFmt w:val="bullet"/>
      <w:lvlText w:val=""/>
      <w:lvlJc w:val="left"/>
      <w:pPr>
        <w:tabs>
          <w:tab w:val="num" w:pos="6100"/>
        </w:tabs>
        <w:ind w:left="6100" w:hanging="360"/>
      </w:pPr>
      <w:rPr>
        <w:rFonts w:ascii="Symbol" w:hAnsi="Symbol" w:hint="default"/>
      </w:rPr>
    </w:lvl>
    <w:lvl w:ilvl="7" w:tplc="FFFFFFFF" w:tentative="1">
      <w:start w:val="1"/>
      <w:numFmt w:val="bullet"/>
      <w:lvlText w:val="o"/>
      <w:lvlJc w:val="left"/>
      <w:pPr>
        <w:tabs>
          <w:tab w:val="num" w:pos="6820"/>
        </w:tabs>
        <w:ind w:left="6820" w:hanging="360"/>
      </w:pPr>
      <w:rPr>
        <w:rFonts w:ascii="Courier New" w:hAnsi="Courier New" w:hint="default"/>
      </w:rPr>
    </w:lvl>
    <w:lvl w:ilvl="8" w:tplc="FFFFFFFF" w:tentative="1">
      <w:start w:val="1"/>
      <w:numFmt w:val="bullet"/>
      <w:lvlText w:val=""/>
      <w:lvlJc w:val="left"/>
      <w:pPr>
        <w:tabs>
          <w:tab w:val="num" w:pos="7540"/>
        </w:tabs>
        <w:ind w:left="7540" w:hanging="360"/>
      </w:pPr>
      <w:rPr>
        <w:rFonts w:ascii="Wingdings" w:hAnsi="Wingdings" w:hint="default"/>
      </w:rPr>
    </w:lvl>
  </w:abstractNum>
  <w:abstractNum w:abstractNumId="77" w15:restartNumberingAfterBreak="0">
    <w:nsid w:val="7EDC03B5"/>
    <w:multiLevelType w:val="hybridMultilevel"/>
    <w:tmpl w:val="E138B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56"/>
  </w:num>
  <w:num w:numId="3">
    <w:abstractNumId w:val="24"/>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0"/>
  </w:num>
  <w:num w:numId="6">
    <w:abstractNumId w:val="65"/>
  </w:num>
  <w:num w:numId="7">
    <w:abstractNumId w:val="3"/>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20"/>
  </w:num>
  <w:num w:numId="12">
    <w:abstractNumId w:val="18"/>
  </w:num>
  <w:num w:numId="13">
    <w:abstractNumId w:val="1"/>
  </w:num>
  <w:num w:numId="14">
    <w:abstractNumId w:val="0"/>
  </w:num>
  <w:num w:numId="15">
    <w:abstractNumId w:val="47"/>
  </w:num>
  <w:num w:numId="16">
    <w:abstractNumId w:val="32"/>
  </w:num>
  <w:num w:numId="17">
    <w:abstractNumId w:val="76"/>
  </w:num>
  <w:num w:numId="18">
    <w:abstractNumId w:val="68"/>
  </w:num>
  <w:num w:numId="19">
    <w:abstractNumId w:val="34"/>
  </w:num>
  <w:num w:numId="20">
    <w:abstractNumId w:val="56"/>
    <w:lvlOverride w:ilvl="0">
      <w:startOverride w:val="1"/>
    </w:lvlOverride>
  </w:num>
  <w:num w:numId="21">
    <w:abstractNumId w:val="6"/>
  </w:num>
  <w:num w:numId="22">
    <w:abstractNumId w:val="28"/>
  </w:num>
  <w:num w:numId="23">
    <w:abstractNumId w:val="19"/>
  </w:num>
  <w:num w:numId="24">
    <w:abstractNumId w:val="70"/>
  </w:num>
  <w:num w:numId="25">
    <w:abstractNumId w:val="60"/>
  </w:num>
  <w:num w:numId="26">
    <w:abstractNumId w:val="30"/>
  </w:num>
  <w:num w:numId="27">
    <w:abstractNumId w:val="50"/>
  </w:num>
  <w:num w:numId="28">
    <w:abstractNumId w:val="36"/>
  </w:num>
  <w:num w:numId="29">
    <w:abstractNumId w:val="15"/>
  </w:num>
  <w:num w:numId="30">
    <w:abstractNumId w:val="73"/>
  </w:num>
  <w:num w:numId="31">
    <w:abstractNumId w:val="66"/>
  </w:num>
  <w:num w:numId="32">
    <w:abstractNumId w:val="12"/>
  </w:num>
  <w:num w:numId="33">
    <w:abstractNumId w:val="62"/>
  </w:num>
  <w:num w:numId="34">
    <w:abstractNumId w:val="29"/>
  </w:num>
  <w:num w:numId="35">
    <w:abstractNumId w:val="75"/>
  </w:num>
  <w:num w:numId="36">
    <w:abstractNumId w:val="27"/>
  </w:num>
  <w:num w:numId="37">
    <w:abstractNumId w:val="53"/>
  </w:num>
  <w:num w:numId="38">
    <w:abstractNumId w:val="71"/>
  </w:num>
  <w:num w:numId="39">
    <w:abstractNumId w:val="13"/>
  </w:num>
  <w:num w:numId="40">
    <w:abstractNumId w:val="49"/>
  </w:num>
  <w:num w:numId="41">
    <w:abstractNumId w:val="74"/>
  </w:num>
  <w:num w:numId="42">
    <w:abstractNumId w:val="77"/>
  </w:num>
  <w:num w:numId="43">
    <w:abstractNumId w:val="23"/>
  </w:num>
  <w:num w:numId="44">
    <w:abstractNumId w:val="38"/>
  </w:num>
  <w:num w:numId="4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9"/>
  </w:num>
  <w:num w:numId="48">
    <w:abstractNumId w:val="41"/>
  </w:num>
  <w:num w:numId="49">
    <w:abstractNumId w:val="52"/>
  </w:num>
  <w:num w:numId="50">
    <w:abstractNumId w:val="17"/>
  </w:num>
  <w:num w:numId="51">
    <w:abstractNumId w:val="22"/>
  </w:num>
  <w:num w:numId="52">
    <w:abstractNumId w:val="48"/>
  </w:num>
  <w:num w:numId="53">
    <w:abstractNumId w:val="43"/>
  </w:num>
  <w:num w:numId="54">
    <w:abstractNumId w:val="33"/>
  </w:num>
  <w:num w:numId="55">
    <w:abstractNumId w:val="39"/>
  </w:num>
  <w:num w:numId="56">
    <w:abstractNumId w:val="16"/>
  </w:num>
  <w:num w:numId="57">
    <w:abstractNumId w:val="10"/>
  </w:num>
  <w:num w:numId="58">
    <w:abstractNumId w:val="26"/>
  </w:num>
  <w:num w:numId="59">
    <w:abstractNumId w:val="5"/>
  </w:num>
  <w:num w:numId="60">
    <w:abstractNumId w:val="9"/>
  </w:num>
  <w:num w:numId="61">
    <w:abstractNumId w:val="56"/>
    <w:lvlOverride w:ilvl="0">
      <w:startOverride w:val="8"/>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3"/>
  </w:num>
  <w:num w:numId="63">
    <w:abstractNumId w:val="21"/>
  </w:num>
  <w:num w:numId="64">
    <w:abstractNumId w:val="51"/>
    <w:lvlOverride w:ilvl="0">
      <w:lvl w:ilvl="0">
        <w:start w:val="3"/>
        <w:numFmt w:val="decimal"/>
        <w:lvlText w:val="%1."/>
        <w:lvlJc w:val="left"/>
        <w:pPr>
          <w:ind w:left="810" w:hanging="360"/>
        </w:pPr>
        <w:rPr>
          <w:rFonts w:hint="default"/>
        </w:rPr>
      </w:lvl>
    </w:lvlOverride>
    <w:lvlOverride w:ilvl="1">
      <w:lvl w:ilvl="1">
        <w:start w:val="1"/>
        <w:numFmt w:val="lowerLetter"/>
        <w:lvlText w:val="%2."/>
        <w:lvlJc w:val="left"/>
        <w:pPr>
          <w:ind w:left="1530" w:hanging="360"/>
        </w:pPr>
        <w:rPr>
          <w:rFonts w:hint="default"/>
        </w:rPr>
      </w:lvl>
    </w:lvlOverride>
    <w:lvlOverride w:ilvl="2">
      <w:lvl w:ilvl="2">
        <w:start w:val="1"/>
        <w:numFmt w:val="lowerRoman"/>
        <w:lvlText w:val="%3."/>
        <w:lvlJc w:val="right"/>
        <w:pPr>
          <w:ind w:left="2250" w:hanging="180"/>
        </w:pPr>
        <w:rPr>
          <w:rFonts w:hint="default"/>
        </w:rPr>
      </w:lvl>
    </w:lvlOverride>
    <w:lvlOverride w:ilvl="3">
      <w:lvl w:ilvl="3">
        <w:start w:val="1"/>
        <w:numFmt w:val="decimal"/>
        <w:lvlText w:val="%4."/>
        <w:lvlJc w:val="left"/>
        <w:pPr>
          <w:ind w:left="2970" w:hanging="360"/>
        </w:pPr>
        <w:rPr>
          <w:rFonts w:hint="default"/>
        </w:rPr>
      </w:lvl>
    </w:lvlOverride>
    <w:lvlOverride w:ilvl="4">
      <w:lvl w:ilvl="4">
        <w:start w:val="1"/>
        <w:numFmt w:val="lowerLetter"/>
        <w:lvlText w:val="%5."/>
        <w:lvlJc w:val="left"/>
        <w:pPr>
          <w:ind w:left="3690" w:hanging="360"/>
        </w:pPr>
        <w:rPr>
          <w:rFonts w:hint="default"/>
        </w:rPr>
      </w:lvl>
    </w:lvlOverride>
    <w:lvlOverride w:ilvl="5">
      <w:lvl w:ilvl="5">
        <w:start w:val="1"/>
        <w:numFmt w:val="lowerRoman"/>
        <w:lvlText w:val="%6."/>
        <w:lvlJc w:val="right"/>
        <w:pPr>
          <w:ind w:left="4410" w:hanging="180"/>
        </w:pPr>
        <w:rPr>
          <w:rFonts w:hint="default"/>
        </w:rPr>
      </w:lvl>
    </w:lvlOverride>
    <w:lvlOverride w:ilvl="6">
      <w:lvl w:ilvl="6">
        <w:start w:val="1"/>
        <w:numFmt w:val="decimal"/>
        <w:lvlText w:val="%7."/>
        <w:lvlJc w:val="left"/>
        <w:pPr>
          <w:ind w:left="5130" w:hanging="360"/>
        </w:pPr>
        <w:rPr>
          <w:rFonts w:hint="default"/>
        </w:rPr>
      </w:lvl>
    </w:lvlOverride>
    <w:lvlOverride w:ilvl="7">
      <w:lvl w:ilvl="7">
        <w:start w:val="1"/>
        <w:numFmt w:val="lowerLetter"/>
        <w:lvlText w:val="%8."/>
        <w:lvlJc w:val="left"/>
        <w:pPr>
          <w:ind w:left="5850" w:hanging="360"/>
        </w:pPr>
        <w:rPr>
          <w:rFonts w:hint="default"/>
        </w:rPr>
      </w:lvl>
    </w:lvlOverride>
    <w:lvlOverride w:ilvl="8">
      <w:lvl w:ilvl="8">
        <w:start w:val="1"/>
        <w:numFmt w:val="lowerRoman"/>
        <w:lvlText w:val="%9."/>
        <w:lvlJc w:val="right"/>
        <w:pPr>
          <w:ind w:left="6570" w:hanging="180"/>
        </w:pPr>
        <w:rPr>
          <w:rFonts w:hint="default"/>
        </w:rPr>
      </w:lvl>
    </w:lvlOverride>
  </w:num>
  <w:num w:numId="65">
    <w:abstractNumId w:val="57"/>
  </w:num>
  <w:num w:numId="66">
    <w:abstractNumId w:val="4"/>
  </w:num>
  <w:num w:numId="67">
    <w:abstractNumId w:val="14"/>
  </w:num>
  <w:num w:numId="68">
    <w:abstractNumId w:val="56"/>
    <w:lvlOverride w:ilvl="0">
      <w:startOverride w:val="3"/>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72"/>
  </w:num>
  <w:num w:numId="70">
    <w:abstractNumId w:val="37"/>
  </w:num>
  <w:num w:numId="71">
    <w:abstractNumId w:val="11"/>
  </w:num>
  <w:num w:numId="72">
    <w:abstractNumId w:val="54"/>
  </w:num>
  <w:num w:numId="73">
    <w:abstractNumId w:val="46"/>
  </w:num>
  <w:num w:numId="74">
    <w:abstractNumId w:val="24"/>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61"/>
  </w:num>
  <w:num w:numId="76">
    <w:abstractNumId w:val="55"/>
  </w:num>
  <w:num w:numId="77">
    <w:abstractNumId w:val="42"/>
  </w:num>
  <w:num w:numId="78">
    <w:abstractNumId w:val="64"/>
  </w:num>
  <w:num w:numId="79">
    <w:abstractNumId w:val="24"/>
    <w:lvlOverride w:ilvl="0">
      <w:startOverride w:val="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7"/>
  </w:num>
  <w:num w:numId="81">
    <w:abstractNumId w:val="56"/>
    <w:lvlOverride w:ilvl="0">
      <w:startOverride w:val="3"/>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4"/>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56"/>
    <w:lvlOverride w:ilvl="0">
      <w:startOverride w:val="2"/>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69"/>
  </w:num>
  <w:num w:numId="85">
    <w:abstractNumId w:val="56"/>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4"/>
    <w:lvlOverride w:ilvl="0">
      <w:startOverride w:val="5"/>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5"/>
  </w:num>
  <w:num w:numId="89">
    <w:abstractNumId w:val="25"/>
  </w:num>
  <w:num w:numId="90">
    <w:abstractNumId w:val="31"/>
  </w:num>
  <w:num w:numId="91">
    <w:abstractNumId w:val="8"/>
  </w:num>
  <w:num w:numId="92">
    <w:abstractNumId w:val="24"/>
  </w:num>
  <w:num w:numId="93">
    <w:abstractNumId w:val="4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ostgrado">
    <w15:presenceInfo w15:providerId="None" w15:userId="Postgrado"/>
  </w15:person>
  <w15:person w15:author="Marcelo Gallegos">
    <w15:presenceInfo w15:providerId="None" w15:userId="Marcelo Galleg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linkStyles/>
  <w:trackRevisions/>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28F4"/>
    <w:rsid w:val="000025A6"/>
    <w:rsid w:val="000032CB"/>
    <w:rsid w:val="00021EDB"/>
    <w:rsid w:val="00022600"/>
    <w:rsid w:val="0002456B"/>
    <w:rsid w:val="000270C2"/>
    <w:rsid w:val="00030ECF"/>
    <w:rsid w:val="00032746"/>
    <w:rsid w:val="00043D2B"/>
    <w:rsid w:val="00074BD2"/>
    <w:rsid w:val="000A3555"/>
    <w:rsid w:val="000A5EC4"/>
    <w:rsid w:val="000A6436"/>
    <w:rsid w:val="000B28F4"/>
    <w:rsid w:val="000B4D0F"/>
    <w:rsid w:val="000B5966"/>
    <w:rsid w:val="000C5319"/>
    <w:rsid w:val="0010369D"/>
    <w:rsid w:val="00107929"/>
    <w:rsid w:val="00116026"/>
    <w:rsid w:val="00125FFF"/>
    <w:rsid w:val="001266D6"/>
    <w:rsid w:val="0013436C"/>
    <w:rsid w:val="00144DBE"/>
    <w:rsid w:val="0014749C"/>
    <w:rsid w:val="001522C7"/>
    <w:rsid w:val="0015402C"/>
    <w:rsid w:val="001541FC"/>
    <w:rsid w:val="00162C4F"/>
    <w:rsid w:val="001720C6"/>
    <w:rsid w:val="00172948"/>
    <w:rsid w:val="00185FA2"/>
    <w:rsid w:val="00186FEC"/>
    <w:rsid w:val="001A4465"/>
    <w:rsid w:val="001A6612"/>
    <w:rsid w:val="001C4BA1"/>
    <w:rsid w:val="001D44F1"/>
    <w:rsid w:val="001F21CC"/>
    <w:rsid w:val="001F5CF4"/>
    <w:rsid w:val="00207AC7"/>
    <w:rsid w:val="002163F8"/>
    <w:rsid w:val="00237D0E"/>
    <w:rsid w:val="00243B0B"/>
    <w:rsid w:val="002500DF"/>
    <w:rsid w:val="002508C0"/>
    <w:rsid w:val="00251C24"/>
    <w:rsid w:val="002601FA"/>
    <w:rsid w:val="002611ED"/>
    <w:rsid w:val="00262989"/>
    <w:rsid w:val="00270628"/>
    <w:rsid w:val="00274538"/>
    <w:rsid w:val="00276D0F"/>
    <w:rsid w:val="00291145"/>
    <w:rsid w:val="002B1C29"/>
    <w:rsid w:val="002B603A"/>
    <w:rsid w:val="002D6667"/>
    <w:rsid w:val="00304FA6"/>
    <w:rsid w:val="003314CD"/>
    <w:rsid w:val="00354727"/>
    <w:rsid w:val="003703EF"/>
    <w:rsid w:val="00381FC4"/>
    <w:rsid w:val="00384435"/>
    <w:rsid w:val="003B29FC"/>
    <w:rsid w:val="003B3387"/>
    <w:rsid w:val="003C0879"/>
    <w:rsid w:val="003D29B9"/>
    <w:rsid w:val="003D71F7"/>
    <w:rsid w:val="003E47E8"/>
    <w:rsid w:val="003F6A4F"/>
    <w:rsid w:val="003F6F18"/>
    <w:rsid w:val="00401D24"/>
    <w:rsid w:val="00406D7A"/>
    <w:rsid w:val="004326E8"/>
    <w:rsid w:val="0043738D"/>
    <w:rsid w:val="00440421"/>
    <w:rsid w:val="00443848"/>
    <w:rsid w:val="00463E57"/>
    <w:rsid w:val="004650F9"/>
    <w:rsid w:val="004806E0"/>
    <w:rsid w:val="004A283D"/>
    <w:rsid w:val="004B0DFE"/>
    <w:rsid w:val="004B3D60"/>
    <w:rsid w:val="004B67FD"/>
    <w:rsid w:val="004D6D73"/>
    <w:rsid w:val="004F06E7"/>
    <w:rsid w:val="0050085E"/>
    <w:rsid w:val="0050449B"/>
    <w:rsid w:val="0050678B"/>
    <w:rsid w:val="0050771C"/>
    <w:rsid w:val="005171D9"/>
    <w:rsid w:val="00534CBD"/>
    <w:rsid w:val="00542A11"/>
    <w:rsid w:val="00563DCC"/>
    <w:rsid w:val="00584F5A"/>
    <w:rsid w:val="005910B0"/>
    <w:rsid w:val="0059132B"/>
    <w:rsid w:val="005A1744"/>
    <w:rsid w:val="005B4C30"/>
    <w:rsid w:val="005B69EC"/>
    <w:rsid w:val="005C106B"/>
    <w:rsid w:val="005D348A"/>
    <w:rsid w:val="005F256D"/>
    <w:rsid w:val="00600F47"/>
    <w:rsid w:val="00602E2C"/>
    <w:rsid w:val="00613234"/>
    <w:rsid w:val="006228AB"/>
    <w:rsid w:val="00641FF3"/>
    <w:rsid w:val="00644734"/>
    <w:rsid w:val="00661A66"/>
    <w:rsid w:val="0066697D"/>
    <w:rsid w:val="00675E97"/>
    <w:rsid w:val="006A0C89"/>
    <w:rsid w:val="006B19D7"/>
    <w:rsid w:val="006B1BCE"/>
    <w:rsid w:val="006B7BEA"/>
    <w:rsid w:val="006C1905"/>
    <w:rsid w:val="006D4436"/>
    <w:rsid w:val="006D7DFC"/>
    <w:rsid w:val="006E610C"/>
    <w:rsid w:val="006F03EE"/>
    <w:rsid w:val="006F04AE"/>
    <w:rsid w:val="006F0CE4"/>
    <w:rsid w:val="00720034"/>
    <w:rsid w:val="00734B9B"/>
    <w:rsid w:val="00741FC8"/>
    <w:rsid w:val="00751167"/>
    <w:rsid w:val="0075512F"/>
    <w:rsid w:val="0076400E"/>
    <w:rsid w:val="00767F3E"/>
    <w:rsid w:val="00774133"/>
    <w:rsid w:val="007B5C79"/>
    <w:rsid w:val="007C2F3A"/>
    <w:rsid w:val="007C306E"/>
    <w:rsid w:val="007C5EAD"/>
    <w:rsid w:val="007D24C6"/>
    <w:rsid w:val="007D597A"/>
    <w:rsid w:val="007F0783"/>
    <w:rsid w:val="0080322B"/>
    <w:rsid w:val="00831192"/>
    <w:rsid w:val="008557E2"/>
    <w:rsid w:val="00857ADD"/>
    <w:rsid w:val="00860A70"/>
    <w:rsid w:val="00870CFB"/>
    <w:rsid w:val="00870DCA"/>
    <w:rsid w:val="008725C5"/>
    <w:rsid w:val="008809A0"/>
    <w:rsid w:val="008823AB"/>
    <w:rsid w:val="00894581"/>
    <w:rsid w:val="008A19B4"/>
    <w:rsid w:val="008A25D5"/>
    <w:rsid w:val="008B3169"/>
    <w:rsid w:val="008C416D"/>
    <w:rsid w:val="008E14B3"/>
    <w:rsid w:val="008F0C19"/>
    <w:rsid w:val="008F1F87"/>
    <w:rsid w:val="009012CB"/>
    <w:rsid w:val="009020F0"/>
    <w:rsid w:val="009060A4"/>
    <w:rsid w:val="0090618F"/>
    <w:rsid w:val="00907ED5"/>
    <w:rsid w:val="00914C7F"/>
    <w:rsid w:val="00921A42"/>
    <w:rsid w:val="0094035C"/>
    <w:rsid w:val="00943811"/>
    <w:rsid w:val="00955F4E"/>
    <w:rsid w:val="00974E89"/>
    <w:rsid w:val="0098424A"/>
    <w:rsid w:val="00984BA7"/>
    <w:rsid w:val="009910C7"/>
    <w:rsid w:val="00996F57"/>
    <w:rsid w:val="00997588"/>
    <w:rsid w:val="009A3F2A"/>
    <w:rsid w:val="009B7059"/>
    <w:rsid w:val="009C098C"/>
    <w:rsid w:val="009D2EE5"/>
    <w:rsid w:val="009D66D0"/>
    <w:rsid w:val="009D6E0F"/>
    <w:rsid w:val="009F50A9"/>
    <w:rsid w:val="009F70FE"/>
    <w:rsid w:val="00A0211C"/>
    <w:rsid w:val="00A0709E"/>
    <w:rsid w:val="00A071A0"/>
    <w:rsid w:val="00A10BF9"/>
    <w:rsid w:val="00A21C6D"/>
    <w:rsid w:val="00A24E13"/>
    <w:rsid w:val="00A27E87"/>
    <w:rsid w:val="00A3467C"/>
    <w:rsid w:val="00A41536"/>
    <w:rsid w:val="00A46032"/>
    <w:rsid w:val="00A50D4D"/>
    <w:rsid w:val="00A60421"/>
    <w:rsid w:val="00A62A29"/>
    <w:rsid w:val="00A76F20"/>
    <w:rsid w:val="00A81D4B"/>
    <w:rsid w:val="00A82E8B"/>
    <w:rsid w:val="00A839ED"/>
    <w:rsid w:val="00A84649"/>
    <w:rsid w:val="00A86778"/>
    <w:rsid w:val="00A96D43"/>
    <w:rsid w:val="00A97EB2"/>
    <w:rsid w:val="00AA0A67"/>
    <w:rsid w:val="00AC6AA2"/>
    <w:rsid w:val="00AD3240"/>
    <w:rsid w:val="00AD3D20"/>
    <w:rsid w:val="00B1109C"/>
    <w:rsid w:val="00B13624"/>
    <w:rsid w:val="00B13B5B"/>
    <w:rsid w:val="00B174C7"/>
    <w:rsid w:val="00B1786E"/>
    <w:rsid w:val="00B17D00"/>
    <w:rsid w:val="00B22406"/>
    <w:rsid w:val="00B24CF0"/>
    <w:rsid w:val="00B31370"/>
    <w:rsid w:val="00B4513A"/>
    <w:rsid w:val="00B63EA3"/>
    <w:rsid w:val="00B668BB"/>
    <w:rsid w:val="00B70D0C"/>
    <w:rsid w:val="00B71618"/>
    <w:rsid w:val="00BA06F1"/>
    <w:rsid w:val="00BB034A"/>
    <w:rsid w:val="00BC79A4"/>
    <w:rsid w:val="00BD353F"/>
    <w:rsid w:val="00BD787A"/>
    <w:rsid w:val="00BF640E"/>
    <w:rsid w:val="00C02317"/>
    <w:rsid w:val="00C120B0"/>
    <w:rsid w:val="00C17038"/>
    <w:rsid w:val="00C460CE"/>
    <w:rsid w:val="00C47CAE"/>
    <w:rsid w:val="00C640E5"/>
    <w:rsid w:val="00C8493E"/>
    <w:rsid w:val="00C86E74"/>
    <w:rsid w:val="00C91DEB"/>
    <w:rsid w:val="00CA67AA"/>
    <w:rsid w:val="00CB26A1"/>
    <w:rsid w:val="00CB6213"/>
    <w:rsid w:val="00CC096F"/>
    <w:rsid w:val="00CC4D48"/>
    <w:rsid w:val="00CC6986"/>
    <w:rsid w:val="00CD0CF3"/>
    <w:rsid w:val="00CD164D"/>
    <w:rsid w:val="00CE3F02"/>
    <w:rsid w:val="00CE6FD8"/>
    <w:rsid w:val="00CF0346"/>
    <w:rsid w:val="00D00B53"/>
    <w:rsid w:val="00D107C7"/>
    <w:rsid w:val="00D173B0"/>
    <w:rsid w:val="00D3168F"/>
    <w:rsid w:val="00D448A2"/>
    <w:rsid w:val="00D528EC"/>
    <w:rsid w:val="00D56181"/>
    <w:rsid w:val="00D57084"/>
    <w:rsid w:val="00D61AB7"/>
    <w:rsid w:val="00D648B7"/>
    <w:rsid w:val="00D821D0"/>
    <w:rsid w:val="00D91CA8"/>
    <w:rsid w:val="00D939B9"/>
    <w:rsid w:val="00D93DD1"/>
    <w:rsid w:val="00D954E3"/>
    <w:rsid w:val="00D97BF3"/>
    <w:rsid w:val="00DA3D30"/>
    <w:rsid w:val="00DB2098"/>
    <w:rsid w:val="00DC1106"/>
    <w:rsid w:val="00DE3D6C"/>
    <w:rsid w:val="00DE4B6F"/>
    <w:rsid w:val="00E0121F"/>
    <w:rsid w:val="00E12A9A"/>
    <w:rsid w:val="00E20711"/>
    <w:rsid w:val="00E27273"/>
    <w:rsid w:val="00E40BFE"/>
    <w:rsid w:val="00E43786"/>
    <w:rsid w:val="00E52E13"/>
    <w:rsid w:val="00E60EB5"/>
    <w:rsid w:val="00E62860"/>
    <w:rsid w:val="00E637E5"/>
    <w:rsid w:val="00E83212"/>
    <w:rsid w:val="00EA378F"/>
    <w:rsid w:val="00EB17CA"/>
    <w:rsid w:val="00EB626D"/>
    <w:rsid w:val="00EC2FA6"/>
    <w:rsid w:val="00EC43FA"/>
    <w:rsid w:val="00EC59AE"/>
    <w:rsid w:val="00ED356A"/>
    <w:rsid w:val="00EF7D5D"/>
    <w:rsid w:val="00F04C3E"/>
    <w:rsid w:val="00F05882"/>
    <w:rsid w:val="00F110DC"/>
    <w:rsid w:val="00F17FDC"/>
    <w:rsid w:val="00F215C5"/>
    <w:rsid w:val="00F51AF8"/>
    <w:rsid w:val="00F6245A"/>
    <w:rsid w:val="00F63E30"/>
    <w:rsid w:val="00F7796A"/>
    <w:rsid w:val="00F82470"/>
    <w:rsid w:val="00F8379D"/>
    <w:rsid w:val="00F838FE"/>
    <w:rsid w:val="00F87C1C"/>
    <w:rsid w:val="00FA131F"/>
    <w:rsid w:val="00FB3DD2"/>
    <w:rsid w:val="00FB5206"/>
    <w:rsid w:val="00FC0644"/>
    <w:rsid w:val="00FC31AC"/>
    <w:rsid w:val="00FD63E3"/>
    <w:rsid w:val="00FE6E34"/>
    <w:rsid w:val="00FF08F6"/>
    <w:rsid w:val="00FF4259"/>
    <w:rsid w:val="00FF5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25EB4"/>
  <w15:docId w15:val="{C7364E77-9CD5-44C1-9DF8-EE5C27BEB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9A0"/>
    <w:pPr>
      <w:spacing w:after="100" w:afterAutospacing="1" w:line="240" w:lineRule="auto"/>
      <w:jc w:val="both"/>
    </w:pPr>
    <w:rPr>
      <w:rFonts w:ascii="Times New Roman" w:eastAsia="Times New Roman" w:hAnsi="Times New Roman" w:cs="Times New Roman"/>
    </w:rPr>
  </w:style>
  <w:style w:type="paragraph" w:styleId="Ttulo1">
    <w:name w:val="heading 1"/>
    <w:basedOn w:val="Normal"/>
    <w:next w:val="ParagraphX"/>
    <w:link w:val="Ttulo1Car"/>
    <w:qFormat/>
    <w:rsid w:val="008809A0"/>
    <w:pPr>
      <w:keepNext/>
      <w:pageBreakBefore/>
      <w:numPr>
        <w:numId w:val="10"/>
      </w:numPr>
      <w:pBdr>
        <w:bottom w:val="thinThickSmallGap" w:sz="18" w:space="1" w:color="auto"/>
      </w:pBdr>
      <w:tabs>
        <w:tab w:val="right" w:pos="-2900"/>
        <w:tab w:val="left" w:pos="700"/>
      </w:tabs>
      <w:spacing w:before="320"/>
      <w:outlineLvl w:val="0"/>
    </w:pPr>
    <w:rPr>
      <w:sz w:val="40"/>
    </w:rPr>
  </w:style>
  <w:style w:type="paragraph" w:styleId="Ttulo2">
    <w:name w:val="heading 2"/>
    <w:basedOn w:val="Normal"/>
    <w:next w:val="Normal"/>
    <w:link w:val="Ttulo2Car"/>
    <w:qFormat/>
    <w:rsid w:val="008809A0"/>
    <w:pPr>
      <w:keepNext/>
      <w:numPr>
        <w:ilvl w:val="1"/>
        <w:numId w:val="10"/>
      </w:numPr>
      <w:spacing w:before="240" w:after="120"/>
      <w:ind w:left="0"/>
      <w:outlineLvl w:val="1"/>
    </w:pPr>
    <w:rPr>
      <w:b/>
      <w:kern w:val="28"/>
      <w:sz w:val="24"/>
    </w:rPr>
  </w:style>
  <w:style w:type="paragraph" w:styleId="Ttulo3">
    <w:name w:val="heading 3"/>
    <w:basedOn w:val="Normal"/>
    <w:next w:val="Normal"/>
    <w:link w:val="Ttulo3Car"/>
    <w:qFormat/>
    <w:rsid w:val="008809A0"/>
    <w:pPr>
      <w:keepNext/>
      <w:numPr>
        <w:ilvl w:val="2"/>
        <w:numId w:val="10"/>
      </w:numPr>
      <w:spacing w:before="160" w:after="120"/>
      <w:outlineLvl w:val="2"/>
    </w:pPr>
    <w:rPr>
      <w:rFonts w:cs="Arial"/>
      <w:b/>
      <w:kern w:val="22"/>
    </w:rPr>
  </w:style>
  <w:style w:type="paragraph" w:styleId="Ttulo4">
    <w:name w:val="heading 4"/>
    <w:basedOn w:val="Normal"/>
    <w:next w:val="Normal"/>
    <w:link w:val="Ttulo4Car"/>
    <w:qFormat/>
    <w:rsid w:val="008809A0"/>
    <w:pPr>
      <w:keepNext/>
      <w:numPr>
        <w:ilvl w:val="3"/>
        <w:numId w:val="10"/>
      </w:numPr>
      <w:tabs>
        <w:tab w:val="right" w:pos="-2800"/>
      </w:tabs>
      <w:spacing w:before="240" w:after="60"/>
      <w:outlineLvl w:val="3"/>
    </w:pPr>
    <w:rPr>
      <w:b/>
      <w:kern w:val="22"/>
    </w:rPr>
  </w:style>
  <w:style w:type="paragraph" w:styleId="Ttulo5">
    <w:name w:val="heading 5"/>
    <w:basedOn w:val="Normal"/>
    <w:next w:val="Normal"/>
    <w:link w:val="Ttulo5Car"/>
    <w:qFormat/>
    <w:rsid w:val="008809A0"/>
    <w:pPr>
      <w:numPr>
        <w:ilvl w:val="4"/>
        <w:numId w:val="10"/>
      </w:numPr>
      <w:spacing w:before="240" w:after="60"/>
      <w:outlineLvl w:val="4"/>
    </w:pPr>
    <w:rPr>
      <w:b/>
      <w:snapToGrid w:val="0"/>
      <w:kern w:val="22"/>
      <w:sz w:val="18"/>
    </w:rPr>
  </w:style>
  <w:style w:type="paragraph" w:styleId="Ttulo6">
    <w:name w:val="heading 6"/>
    <w:basedOn w:val="Normal"/>
    <w:next w:val="Normal"/>
    <w:link w:val="Ttulo6Car"/>
    <w:qFormat/>
    <w:rsid w:val="008809A0"/>
    <w:pPr>
      <w:numPr>
        <w:ilvl w:val="5"/>
        <w:numId w:val="10"/>
      </w:numPr>
      <w:spacing w:before="240" w:after="60"/>
      <w:outlineLvl w:val="5"/>
    </w:pPr>
    <w:rPr>
      <w:i/>
      <w:kern w:val="22"/>
      <w:sz w:val="18"/>
    </w:rPr>
  </w:style>
  <w:style w:type="paragraph" w:styleId="Ttulo7">
    <w:name w:val="heading 7"/>
    <w:basedOn w:val="Normal"/>
    <w:next w:val="Normal"/>
    <w:link w:val="Ttulo7Car"/>
    <w:qFormat/>
    <w:rsid w:val="008809A0"/>
    <w:pPr>
      <w:keepNext/>
      <w:keepLines/>
      <w:pageBreakBefore/>
      <w:numPr>
        <w:ilvl w:val="6"/>
        <w:numId w:val="19"/>
      </w:numPr>
      <w:pBdr>
        <w:bottom w:val="single" w:sz="4" w:space="1" w:color="auto"/>
      </w:pBdr>
      <w:spacing w:before="200"/>
      <w:outlineLvl w:val="6"/>
    </w:pPr>
    <w:rPr>
      <w:rFonts w:eastAsiaTheme="majorEastAsia" w:cstheme="majorBidi"/>
      <w:iCs/>
      <w:sz w:val="40"/>
    </w:rPr>
  </w:style>
  <w:style w:type="paragraph" w:styleId="Ttulo8">
    <w:name w:val="heading 8"/>
    <w:basedOn w:val="Normal"/>
    <w:next w:val="Normal"/>
    <w:link w:val="Ttulo8Car"/>
    <w:qFormat/>
    <w:rsid w:val="008809A0"/>
    <w:pPr>
      <w:numPr>
        <w:ilvl w:val="7"/>
        <w:numId w:val="19"/>
      </w:numPr>
      <w:spacing w:before="240" w:after="60"/>
      <w:ind w:left="0"/>
      <w:outlineLvl w:val="7"/>
    </w:pPr>
    <w:rPr>
      <w:b/>
      <w:kern w:val="22"/>
    </w:rPr>
  </w:style>
  <w:style w:type="paragraph" w:styleId="Ttulo9">
    <w:name w:val="heading 9"/>
    <w:basedOn w:val="Normal"/>
    <w:next w:val="Normal"/>
    <w:link w:val="Ttulo9Car"/>
    <w:qFormat/>
    <w:rsid w:val="008809A0"/>
    <w:pPr>
      <w:spacing w:before="240"/>
      <w:outlineLvl w:val="8"/>
    </w:pPr>
    <w:rPr>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8809A0"/>
    <w:rPr>
      <w:rFonts w:ascii="Times New Roman" w:eastAsia="Times New Roman" w:hAnsi="Times New Roman" w:cs="Times New Roman"/>
      <w:sz w:val="40"/>
    </w:rPr>
  </w:style>
  <w:style w:type="character" w:customStyle="1" w:styleId="Ttulo2Car">
    <w:name w:val="Título 2 Car"/>
    <w:basedOn w:val="Fuentedeprrafopredeter"/>
    <w:link w:val="Ttulo2"/>
    <w:rsid w:val="008809A0"/>
    <w:rPr>
      <w:rFonts w:ascii="Times New Roman" w:eastAsia="Times New Roman" w:hAnsi="Times New Roman" w:cs="Times New Roman"/>
      <w:b/>
      <w:kern w:val="28"/>
      <w:sz w:val="24"/>
    </w:rPr>
  </w:style>
  <w:style w:type="character" w:customStyle="1" w:styleId="Ttulo3Car">
    <w:name w:val="Título 3 Car"/>
    <w:basedOn w:val="Fuentedeprrafopredeter"/>
    <w:link w:val="Ttulo3"/>
    <w:rsid w:val="008809A0"/>
    <w:rPr>
      <w:rFonts w:ascii="Times New Roman" w:eastAsia="Times New Roman" w:hAnsi="Times New Roman" w:cs="Arial"/>
      <w:b/>
      <w:kern w:val="22"/>
    </w:rPr>
  </w:style>
  <w:style w:type="character" w:customStyle="1" w:styleId="Ttulo4Car">
    <w:name w:val="Título 4 Car"/>
    <w:basedOn w:val="Fuentedeprrafopredeter"/>
    <w:link w:val="Ttulo4"/>
    <w:rsid w:val="008809A0"/>
    <w:rPr>
      <w:rFonts w:ascii="Times New Roman" w:eastAsia="Times New Roman" w:hAnsi="Times New Roman" w:cs="Times New Roman"/>
      <w:b/>
      <w:kern w:val="22"/>
    </w:rPr>
  </w:style>
  <w:style w:type="character" w:customStyle="1" w:styleId="Ttulo5Car">
    <w:name w:val="Título 5 Car"/>
    <w:basedOn w:val="Fuentedeprrafopredeter"/>
    <w:link w:val="Ttulo5"/>
    <w:rsid w:val="008809A0"/>
    <w:rPr>
      <w:rFonts w:ascii="Times New Roman" w:eastAsia="Times New Roman" w:hAnsi="Times New Roman" w:cs="Times New Roman"/>
      <w:b/>
      <w:snapToGrid w:val="0"/>
      <w:kern w:val="22"/>
      <w:sz w:val="18"/>
    </w:rPr>
  </w:style>
  <w:style w:type="character" w:customStyle="1" w:styleId="Ttulo6Car">
    <w:name w:val="Título 6 Car"/>
    <w:basedOn w:val="Fuentedeprrafopredeter"/>
    <w:link w:val="Ttulo6"/>
    <w:rsid w:val="008809A0"/>
    <w:rPr>
      <w:rFonts w:ascii="Times New Roman" w:eastAsia="Times New Roman" w:hAnsi="Times New Roman" w:cs="Times New Roman"/>
      <w:i/>
      <w:kern w:val="22"/>
      <w:sz w:val="18"/>
    </w:rPr>
  </w:style>
  <w:style w:type="paragraph" w:customStyle="1" w:styleId="ParagraphX">
    <w:name w:val="Paragraph (X)"/>
    <w:basedOn w:val="Normal"/>
    <w:link w:val="ParagraphXChar"/>
    <w:rsid w:val="008809A0"/>
    <w:pPr>
      <w:numPr>
        <w:numId w:val="1"/>
      </w:numPr>
      <w:spacing w:before="120" w:after="60"/>
      <w:ind w:right="60"/>
    </w:pPr>
    <w:rPr>
      <w:kern w:val="22"/>
    </w:rPr>
  </w:style>
  <w:style w:type="character" w:styleId="Hipervnculo">
    <w:name w:val="Hyperlink"/>
    <w:basedOn w:val="Fuentedeprrafopredeter"/>
    <w:uiPriority w:val="99"/>
    <w:rsid w:val="008809A0"/>
    <w:rPr>
      <w:color w:val="0000FF"/>
      <w:u w:val="single"/>
    </w:rPr>
  </w:style>
  <w:style w:type="paragraph" w:styleId="Piedepgina">
    <w:name w:val="footer"/>
    <w:basedOn w:val="Normal"/>
    <w:link w:val="PiedepginaCar"/>
    <w:rsid w:val="008809A0"/>
    <w:pPr>
      <w:pBdr>
        <w:top w:val="single" w:sz="4" w:space="1" w:color="auto"/>
      </w:pBdr>
      <w:tabs>
        <w:tab w:val="center" w:pos="5040"/>
        <w:tab w:val="left" w:pos="8820"/>
      </w:tabs>
      <w:jc w:val="center"/>
    </w:pPr>
    <w:rPr>
      <w:kern w:val="18"/>
      <w:sz w:val="16"/>
    </w:rPr>
  </w:style>
  <w:style w:type="character" w:customStyle="1" w:styleId="PiedepginaCar">
    <w:name w:val="Pie de página Car"/>
    <w:basedOn w:val="Fuentedeprrafopredeter"/>
    <w:link w:val="Piedepgina"/>
    <w:rsid w:val="008809A0"/>
    <w:rPr>
      <w:rFonts w:ascii="Times New Roman" w:eastAsia="Times New Roman" w:hAnsi="Times New Roman" w:cs="Times New Roman"/>
      <w:kern w:val="18"/>
      <w:sz w:val="16"/>
    </w:rPr>
  </w:style>
  <w:style w:type="character" w:styleId="Nmerodepgina">
    <w:name w:val="page number"/>
    <w:basedOn w:val="Fuentedeprrafopredeter"/>
    <w:semiHidden/>
    <w:rsid w:val="008809A0"/>
  </w:style>
  <w:style w:type="paragraph" w:styleId="Descripcin">
    <w:name w:val="caption"/>
    <w:basedOn w:val="Normal"/>
    <w:next w:val="Normal"/>
    <w:uiPriority w:val="35"/>
    <w:qFormat/>
    <w:rsid w:val="008809A0"/>
    <w:pPr>
      <w:spacing w:before="120" w:after="120" w:afterAutospacing="0"/>
      <w:jc w:val="center"/>
    </w:pPr>
    <w:rPr>
      <w:b/>
      <w:bCs/>
    </w:rPr>
  </w:style>
  <w:style w:type="paragraph" w:styleId="Textonotapie">
    <w:name w:val="footnote text"/>
    <w:basedOn w:val="Normal"/>
    <w:link w:val="TextonotapieCar"/>
    <w:uiPriority w:val="99"/>
    <w:semiHidden/>
    <w:rsid w:val="008809A0"/>
    <w:pPr>
      <w:spacing w:after="120" w:afterAutospacing="0"/>
    </w:pPr>
    <w:rPr>
      <w:sz w:val="18"/>
    </w:rPr>
  </w:style>
  <w:style w:type="character" w:customStyle="1" w:styleId="TextonotapieCar">
    <w:name w:val="Texto nota pie Car"/>
    <w:basedOn w:val="Fuentedeprrafopredeter"/>
    <w:link w:val="Textonotapie"/>
    <w:uiPriority w:val="99"/>
    <w:semiHidden/>
    <w:rsid w:val="008809A0"/>
    <w:rPr>
      <w:rFonts w:ascii="Times New Roman" w:eastAsia="Times New Roman" w:hAnsi="Times New Roman" w:cs="Times New Roman"/>
      <w:sz w:val="18"/>
    </w:rPr>
  </w:style>
  <w:style w:type="paragraph" w:customStyle="1" w:styleId="JRQuestion">
    <w:name w:val="JRQuestion"/>
    <w:basedOn w:val="Normal"/>
    <w:link w:val="JRQuestionChar"/>
    <w:qFormat/>
    <w:rsid w:val="008809A0"/>
    <w:pPr>
      <w:numPr>
        <w:ilvl w:val="1"/>
        <w:numId w:val="2"/>
      </w:numPr>
      <w:tabs>
        <w:tab w:val="clear" w:pos="2250"/>
        <w:tab w:val="num" w:pos="1440"/>
      </w:tabs>
      <w:spacing w:after="240" w:afterAutospacing="0"/>
      <w:ind w:left="720"/>
      <w:jc w:val="left"/>
    </w:pPr>
  </w:style>
  <w:style w:type="paragraph" w:customStyle="1" w:styleId="JRStepPart">
    <w:name w:val="JRStepPart"/>
    <w:basedOn w:val="Normal"/>
    <w:link w:val="JRStepPartChar"/>
    <w:qFormat/>
    <w:rsid w:val="008809A0"/>
    <w:pPr>
      <w:numPr>
        <w:ilvl w:val="1"/>
        <w:numId w:val="3"/>
      </w:numPr>
      <w:tabs>
        <w:tab w:val="clear" w:pos="450"/>
        <w:tab w:val="num" w:pos="990"/>
      </w:tabs>
      <w:spacing w:after="240" w:afterAutospacing="0"/>
      <w:ind w:left="360"/>
    </w:pPr>
    <w:rPr>
      <w:szCs w:val="28"/>
    </w:rPr>
  </w:style>
  <w:style w:type="paragraph" w:customStyle="1" w:styleId="JRPart">
    <w:name w:val="JRPart"/>
    <w:basedOn w:val="Normal"/>
    <w:next w:val="Normal"/>
    <w:rsid w:val="008809A0"/>
    <w:pPr>
      <w:numPr>
        <w:numId w:val="3"/>
      </w:numPr>
      <w:spacing w:before="120" w:after="240" w:afterAutospacing="0"/>
    </w:pPr>
    <w:rPr>
      <w:szCs w:val="24"/>
    </w:rPr>
  </w:style>
  <w:style w:type="paragraph" w:customStyle="1" w:styleId="JRObject">
    <w:name w:val="JRObject"/>
    <w:basedOn w:val="Normal"/>
    <w:link w:val="JRObjectChar"/>
    <w:qFormat/>
    <w:rsid w:val="008809A0"/>
    <w:rPr>
      <w:rFonts w:ascii="Courier New" w:hAnsi="Courier New" w:cs="Courier New"/>
      <w:smallCaps/>
    </w:rPr>
  </w:style>
  <w:style w:type="paragraph" w:customStyle="1" w:styleId="JRExpression">
    <w:name w:val="JRExpression"/>
    <w:basedOn w:val="Normal"/>
    <w:link w:val="JRExpressionChar"/>
    <w:qFormat/>
    <w:rsid w:val="008809A0"/>
    <w:rPr>
      <w:rFonts w:ascii="Courier New" w:hAnsi="Courier New" w:cs="Courier New"/>
    </w:rPr>
  </w:style>
  <w:style w:type="character" w:customStyle="1" w:styleId="JRObjectChar">
    <w:name w:val="JRObject Char"/>
    <w:basedOn w:val="Fuentedeprrafopredeter"/>
    <w:link w:val="JRObject"/>
    <w:rsid w:val="008809A0"/>
    <w:rPr>
      <w:rFonts w:ascii="Courier New" w:eastAsia="Times New Roman" w:hAnsi="Courier New" w:cs="Courier New"/>
      <w:smallCaps/>
    </w:rPr>
  </w:style>
  <w:style w:type="paragraph" w:customStyle="1" w:styleId="JRProperties">
    <w:name w:val="JRProperties"/>
    <w:basedOn w:val="Normal"/>
    <w:link w:val="JRPropertiesChar"/>
    <w:qFormat/>
    <w:rsid w:val="008809A0"/>
    <w:rPr>
      <w:i/>
    </w:rPr>
  </w:style>
  <w:style w:type="character" w:customStyle="1" w:styleId="JRExpressionChar">
    <w:name w:val="JRExpression Char"/>
    <w:basedOn w:val="Fuentedeprrafopredeter"/>
    <w:link w:val="JRExpression"/>
    <w:rsid w:val="008809A0"/>
    <w:rPr>
      <w:rFonts w:ascii="Courier New" w:eastAsia="Times New Roman" w:hAnsi="Courier New" w:cs="Courier New"/>
    </w:rPr>
  </w:style>
  <w:style w:type="paragraph" w:customStyle="1" w:styleId="JROurNames">
    <w:name w:val="JROurNames"/>
    <w:basedOn w:val="Normal"/>
    <w:link w:val="JROurNamesChar"/>
    <w:qFormat/>
    <w:rsid w:val="008809A0"/>
    <w:rPr>
      <w:b/>
    </w:rPr>
  </w:style>
  <w:style w:type="character" w:customStyle="1" w:styleId="JRPropertiesChar">
    <w:name w:val="JRProperties Char"/>
    <w:basedOn w:val="Fuentedeprrafopredeter"/>
    <w:link w:val="JRProperties"/>
    <w:rsid w:val="008809A0"/>
    <w:rPr>
      <w:rFonts w:ascii="Times New Roman" w:eastAsia="Times New Roman" w:hAnsi="Times New Roman" w:cs="Times New Roman"/>
      <w:i/>
    </w:rPr>
  </w:style>
  <w:style w:type="character" w:customStyle="1" w:styleId="JROurNamesChar">
    <w:name w:val="JROurNames Char"/>
    <w:basedOn w:val="Fuentedeprrafopredeter"/>
    <w:link w:val="JROurNames"/>
    <w:rsid w:val="008809A0"/>
    <w:rPr>
      <w:rFonts w:ascii="Times New Roman" w:eastAsia="Times New Roman" w:hAnsi="Times New Roman" w:cs="Times New Roman"/>
      <w:b/>
    </w:rPr>
  </w:style>
  <w:style w:type="character" w:customStyle="1" w:styleId="JRStepPartChar">
    <w:name w:val="JRStepPart Char"/>
    <w:basedOn w:val="Fuentedeprrafopredeter"/>
    <w:link w:val="JRStepPart"/>
    <w:rsid w:val="008809A0"/>
    <w:rPr>
      <w:rFonts w:ascii="Times New Roman" w:eastAsia="Times New Roman" w:hAnsi="Times New Roman" w:cs="Times New Roman"/>
      <w:szCs w:val="28"/>
    </w:rPr>
  </w:style>
  <w:style w:type="character" w:styleId="Refdenotaalpie">
    <w:name w:val="footnote reference"/>
    <w:basedOn w:val="Fuentedeprrafopredeter"/>
    <w:uiPriority w:val="99"/>
    <w:semiHidden/>
    <w:unhideWhenUsed/>
    <w:rsid w:val="008809A0"/>
    <w:rPr>
      <w:vertAlign w:val="superscript"/>
    </w:rPr>
  </w:style>
  <w:style w:type="paragraph" w:styleId="Prrafodelista">
    <w:name w:val="List Paragraph"/>
    <w:basedOn w:val="Normal"/>
    <w:link w:val="PrrafodelistaCar"/>
    <w:uiPriority w:val="34"/>
    <w:qFormat/>
    <w:rsid w:val="008809A0"/>
    <w:pPr>
      <w:numPr>
        <w:numId w:val="5"/>
      </w:numPr>
      <w:spacing w:after="120" w:afterAutospacing="0"/>
      <w:contextualSpacing/>
    </w:pPr>
    <w:rPr>
      <w:szCs w:val="28"/>
    </w:rPr>
  </w:style>
  <w:style w:type="paragraph" w:customStyle="1" w:styleId="JRFigure">
    <w:name w:val="JRFigure"/>
    <w:basedOn w:val="Normal"/>
    <w:link w:val="JRFigureChar"/>
    <w:qFormat/>
    <w:rsid w:val="008809A0"/>
    <w:pPr>
      <w:keepNext/>
      <w:spacing w:after="120" w:afterAutospacing="0"/>
      <w:jc w:val="center"/>
    </w:pPr>
  </w:style>
  <w:style w:type="character" w:customStyle="1" w:styleId="JRFigureChar">
    <w:name w:val="JRFigure Char"/>
    <w:basedOn w:val="Fuentedeprrafopredeter"/>
    <w:link w:val="JRFigure"/>
    <w:rsid w:val="008809A0"/>
    <w:rPr>
      <w:rFonts w:ascii="Times New Roman" w:eastAsia="Times New Roman" w:hAnsi="Times New Roman" w:cs="Times New Roman"/>
    </w:rPr>
  </w:style>
  <w:style w:type="paragraph" w:customStyle="1" w:styleId="JRList">
    <w:name w:val="JRList"/>
    <w:basedOn w:val="Prrafodelista"/>
    <w:link w:val="JRListChar"/>
    <w:qFormat/>
    <w:rsid w:val="008809A0"/>
    <w:pPr>
      <w:numPr>
        <w:numId w:val="7"/>
      </w:numPr>
      <w:spacing w:after="0"/>
    </w:pPr>
  </w:style>
  <w:style w:type="character" w:customStyle="1" w:styleId="JRListChar">
    <w:name w:val="JRList Char"/>
    <w:basedOn w:val="Fuentedeprrafopredeter"/>
    <w:link w:val="JRList"/>
    <w:rsid w:val="008809A0"/>
    <w:rPr>
      <w:rFonts w:ascii="Times New Roman" w:eastAsia="Times New Roman" w:hAnsi="Times New Roman" w:cs="Times New Roman"/>
      <w:szCs w:val="28"/>
    </w:rPr>
  </w:style>
  <w:style w:type="character" w:customStyle="1" w:styleId="PrrafodelistaCar">
    <w:name w:val="Párrafo de lista Car"/>
    <w:basedOn w:val="Fuentedeprrafopredeter"/>
    <w:link w:val="Prrafodelista"/>
    <w:uiPriority w:val="34"/>
    <w:rsid w:val="008809A0"/>
    <w:rPr>
      <w:rFonts w:ascii="Times New Roman" w:eastAsia="Times New Roman" w:hAnsi="Times New Roman" w:cs="Times New Roman"/>
      <w:szCs w:val="28"/>
    </w:rPr>
  </w:style>
  <w:style w:type="paragraph" w:customStyle="1" w:styleId="JRListLastOne">
    <w:name w:val="JRListLastOne"/>
    <w:basedOn w:val="JRList"/>
    <w:link w:val="JRListLastOneChar"/>
    <w:qFormat/>
    <w:rsid w:val="008809A0"/>
    <w:pPr>
      <w:spacing w:after="240"/>
    </w:pPr>
  </w:style>
  <w:style w:type="character" w:customStyle="1" w:styleId="JRListLastOneChar">
    <w:name w:val="JRListLastOne Char"/>
    <w:basedOn w:val="JRListChar"/>
    <w:link w:val="JRListLastOne"/>
    <w:rsid w:val="008809A0"/>
    <w:rPr>
      <w:rFonts w:ascii="Times New Roman" w:eastAsia="Times New Roman" w:hAnsi="Times New Roman" w:cs="Times New Roman"/>
      <w:szCs w:val="28"/>
    </w:rPr>
  </w:style>
  <w:style w:type="character" w:customStyle="1" w:styleId="ParagraphXChar">
    <w:name w:val="Paragraph (X) Char"/>
    <w:basedOn w:val="Fuentedeprrafopredeter"/>
    <w:link w:val="ParagraphX"/>
    <w:rsid w:val="008809A0"/>
    <w:rPr>
      <w:rFonts w:ascii="Times New Roman" w:eastAsia="Times New Roman" w:hAnsi="Times New Roman" w:cs="Times New Roman"/>
      <w:kern w:val="22"/>
    </w:rPr>
  </w:style>
  <w:style w:type="paragraph" w:customStyle="1" w:styleId="JRProcessSteps">
    <w:name w:val="JRProcessSteps"/>
    <w:basedOn w:val="Part"/>
    <w:link w:val="JRProcessStepsChar"/>
    <w:qFormat/>
    <w:rsid w:val="008809A0"/>
    <w:pPr>
      <w:numPr>
        <w:ilvl w:val="2"/>
        <w:numId w:val="3"/>
      </w:numPr>
    </w:pPr>
    <w:rPr>
      <w:i/>
    </w:rPr>
  </w:style>
  <w:style w:type="paragraph" w:styleId="Textodeglobo">
    <w:name w:val="Balloon Text"/>
    <w:basedOn w:val="Normal"/>
    <w:link w:val="TextodegloboCar"/>
    <w:uiPriority w:val="99"/>
    <w:semiHidden/>
    <w:unhideWhenUsed/>
    <w:rsid w:val="008809A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809A0"/>
    <w:rPr>
      <w:rFonts w:ascii="Tahoma" w:eastAsia="Times New Roman" w:hAnsi="Tahoma" w:cs="Tahoma"/>
      <w:sz w:val="16"/>
      <w:szCs w:val="16"/>
    </w:rPr>
  </w:style>
  <w:style w:type="paragraph" w:styleId="Encabezado">
    <w:name w:val="header"/>
    <w:basedOn w:val="Normal"/>
    <w:link w:val="EncabezadoCar"/>
    <w:uiPriority w:val="99"/>
    <w:rsid w:val="008809A0"/>
    <w:pPr>
      <w:pBdr>
        <w:bottom w:val="single" w:sz="4" w:space="1" w:color="auto"/>
      </w:pBdr>
      <w:tabs>
        <w:tab w:val="center" w:pos="-2880"/>
        <w:tab w:val="right" w:pos="9360"/>
      </w:tabs>
    </w:pPr>
    <w:rPr>
      <w:rFonts w:ascii="Arial" w:hAnsi="Arial"/>
      <w:b/>
      <w:kern w:val="18"/>
      <w:sz w:val="18"/>
    </w:rPr>
  </w:style>
  <w:style w:type="character" w:customStyle="1" w:styleId="EncabezadoCar">
    <w:name w:val="Encabezado Car"/>
    <w:basedOn w:val="Fuentedeprrafopredeter"/>
    <w:link w:val="Encabezado"/>
    <w:uiPriority w:val="99"/>
    <w:rsid w:val="008809A0"/>
    <w:rPr>
      <w:rFonts w:ascii="Arial" w:eastAsia="Times New Roman" w:hAnsi="Arial" w:cs="Times New Roman"/>
      <w:b/>
      <w:kern w:val="18"/>
      <w:sz w:val="18"/>
    </w:rPr>
  </w:style>
  <w:style w:type="numbering" w:customStyle="1" w:styleId="Style3">
    <w:name w:val="Style3"/>
    <w:uiPriority w:val="99"/>
    <w:rsid w:val="008809A0"/>
    <w:pPr>
      <w:numPr>
        <w:numId w:val="11"/>
      </w:numPr>
    </w:pPr>
  </w:style>
  <w:style w:type="paragraph" w:customStyle="1" w:styleId="Heading3NoIndent1">
    <w:name w:val="Heading 3 No Indent1"/>
    <w:basedOn w:val="Ttulo3"/>
    <w:rsid w:val="008809A0"/>
    <w:pPr>
      <w:numPr>
        <w:ilvl w:val="0"/>
        <w:numId w:val="0"/>
      </w:numPr>
      <w:tabs>
        <w:tab w:val="left" w:pos="1152"/>
      </w:tabs>
      <w:ind w:left="2160" w:hanging="360"/>
    </w:pPr>
    <w:rPr>
      <w:rFonts w:cs="Times New Roman"/>
    </w:rPr>
  </w:style>
  <w:style w:type="paragraph" w:customStyle="1" w:styleId="SpecHeading21">
    <w:name w:val="Spec Heading 21"/>
    <w:basedOn w:val="SpecHeading1"/>
    <w:next w:val="Paragraph"/>
    <w:rsid w:val="008809A0"/>
    <w:pPr>
      <w:pageBreakBefore w:val="0"/>
      <w:numPr>
        <w:numId w:val="0"/>
      </w:numPr>
      <w:spacing w:before="240" w:after="120"/>
      <w:ind w:left="720" w:hanging="360"/>
    </w:pPr>
    <w:rPr>
      <w:kern w:val="24"/>
      <w:sz w:val="24"/>
    </w:rPr>
  </w:style>
  <w:style w:type="character" w:customStyle="1" w:styleId="Ttulo7Car">
    <w:name w:val="Título 7 Car"/>
    <w:basedOn w:val="Fuentedeprrafopredeter"/>
    <w:link w:val="Ttulo7"/>
    <w:rsid w:val="008809A0"/>
    <w:rPr>
      <w:rFonts w:ascii="Times New Roman" w:eastAsiaTheme="majorEastAsia" w:hAnsi="Times New Roman" w:cstheme="majorBidi"/>
      <w:iCs/>
      <w:sz w:val="40"/>
    </w:rPr>
  </w:style>
  <w:style w:type="character" w:customStyle="1" w:styleId="Ttulo8Car">
    <w:name w:val="Título 8 Car"/>
    <w:basedOn w:val="Fuentedeprrafopredeter"/>
    <w:link w:val="Ttulo8"/>
    <w:rsid w:val="008809A0"/>
    <w:rPr>
      <w:rFonts w:ascii="Times New Roman" w:eastAsia="Times New Roman" w:hAnsi="Times New Roman" w:cs="Times New Roman"/>
      <w:b/>
      <w:kern w:val="22"/>
    </w:rPr>
  </w:style>
  <w:style w:type="character" w:customStyle="1" w:styleId="Ttulo9Car">
    <w:name w:val="Título 9 Car"/>
    <w:basedOn w:val="Fuentedeprrafopredeter"/>
    <w:link w:val="Ttulo9"/>
    <w:rsid w:val="008809A0"/>
    <w:rPr>
      <w:rFonts w:ascii="Times New Roman" w:eastAsia="Times New Roman" w:hAnsi="Times New Roman" w:cs="Times New Roman"/>
      <w:b/>
      <w:i/>
    </w:rPr>
  </w:style>
  <w:style w:type="paragraph" w:customStyle="1" w:styleId="ListBulletedX">
    <w:name w:val="List Bulleted (X)"/>
    <w:basedOn w:val="Lista"/>
    <w:rsid w:val="008809A0"/>
    <w:pPr>
      <w:numPr>
        <w:numId w:val="0"/>
      </w:numPr>
      <w:tabs>
        <w:tab w:val="left" w:pos="360"/>
      </w:tabs>
      <w:spacing w:after="60"/>
      <w:ind w:left="360" w:right="1008" w:hanging="360"/>
    </w:pPr>
    <w:rPr>
      <w:kern w:val="22"/>
    </w:rPr>
  </w:style>
  <w:style w:type="paragraph" w:styleId="Lista">
    <w:name w:val="List"/>
    <w:aliases w:val="(X1),(X1)1"/>
    <w:basedOn w:val="Normal"/>
    <w:semiHidden/>
    <w:rsid w:val="008809A0"/>
    <w:pPr>
      <w:numPr>
        <w:numId w:val="12"/>
      </w:numPr>
      <w:tabs>
        <w:tab w:val="clear" w:pos="720"/>
      </w:tabs>
      <w:ind w:left="360"/>
    </w:pPr>
    <w:rPr>
      <w:sz w:val="18"/>
    </w:rPr>
  </w:style>
  <w:style w:type="paragraph" w:customStyle="1" w:styleId="ListNumberedX">
    <w:name w:val="List Numbered (X)"/>
    <w:basedOn w:val="Normal"/>
    <w:rsid w:val="008809A0"/>
    <w:pPr>
      <w:tabs>
        <w:tab w:val="num" w:pos="720"/>
      </w:tabs>
      <w:spacing w:before="60" w:after="60"/>
      <w:ind w:left="720" w:right="1080" w:hanging="360"/>
    </w:pPr>
    <w:rPr>
      <w:kern w:val="22"/>
      <w:sz w:val="18"/>
    </w:rPr>
  </w:style>
  <w:style w:type="paragraph" w:customStyle="1" w:styleId="TableBulletedList">
    <w:name w:val="Table Bulleted List"/>
    <w:basedOn w:val="TableText"/>
    <w:rsid w:val="008809A0"/>
    <w:pPr>
      <w:tabs>
        <w:tab w:val="num" w:pos="360"/>
      </w:tabs>
      <w:spacing w:before="60"/>
      <w:ind w:left="360" w:hanging="360"/>
    </w:pPr>
  </w:style>
  <w:style w:type="paragraph" w:customStyle="1" w:styleId="TableText">
    <w:name w:val="Table Text"/>
    <w:basedOn w:val="Normal"/>
    <w:rsid w:val="008809A0"/>
    <w:pPr>
      <w:spacing w:before="120" w:after="60"/>
    </w:pPr>
    <w:rPr>
      <w:rFonts w:ascii="Arial" w:hAnsi="Arial"/>
      <w:kern w:val="18"/>
      <w:sz w:val="18"/>
    </w:rPr>
  </w:style>
  <w:style w:type="paragraph" w:customStyle="1" w:styleId="ListNumbered">
    <w:name w:val="List Numbered"/>
    <w:basedOn w:val="Normal"/>
    <w:rsid w:val="008809A0"/>
    <w:pPr>
      <w:tabs>
        <w:tab w:val="num" w:pos="1368"/>
      </w:tabs>
      <w:spacing w:before="60" w:after="60"/>
      <w:ind w:left="1368" w:right="1080" w:hanging="360"/>
    </w:pPr>
    <w:rPr>
      <w:kern w:val="22"/>
      <w:sz w:val="18"/>
    </w:rPr>
  </w:style>
  <w:style w:type="paragraph" w:styleId="Listaconvietas4">
    <w:name w:val="List Bullet 4"/>
    <w:basedOn w:val="Normal"/>
    <w:semiHidden/>
    <w:rsid w:val="008809A0"/>
    <w:pPr>
      <w:tabs>
        <w:tab w:val="num" w:pos="1440"/>
      </w:tabs>
      <w:spacing w:after="120"/>
      <w:ind w:left="1440" w:hanging="360"/>
    </w:pPr>
    <w:rPr>
      <w:sz w:val="18"/>
    </w:rPr>
  </w:style>
  <w:style w:type="paragraph" w:styleId="Listaconvietas5">
    <w:name w:val="List Bullet 5"/>
    <w:basedOn w:val="Normal"/>
    <w:autoRedefine/>
    <w:semiHidden/>
    <w:rsid w:val="008809A0"/>
    <w:pPr>
      <w:tabs>
        <w:tab w:val="num" w:pos="1800"/>
      </w:tabs>
      <w:ind w:left="1800" w:hanging="360"/>
    </w:pPr>
    <w:rPr>
      <w:sz w:val="18"/>
    </w:rPr>
  </w:style>
  <w:style w:type="paragraph" w:customStyle="1" w:styleId="leadbullet">
    <w:name w:val="lead bullet"/>
    <w:basedOn w:val="Normal"/>
    <w:autoRedefine/>
    <w:rsid w:val="008809A0"/>
    <w:pPr>
      <w:tabs>
        <w:tab w:val="num" w:pos="360"/>
      </w:tabs>
      <w:spacing w:before="40" w:after="120"/>
      <w:ind w:left="720" w:hanging="360"/>
    </w:pPr>
    <w:rPr>
      <w:rFonts w:ascii="Helvetica 45 Light" w:hAnsi="Helvetica 45 Light"/>
    </w:rPr>
  </w:style>
  <w:style w:type="paragraph" w:styleId="Listaconvietas3">
    <w:name w:val="List Bullet 3"/>
    <w:basedOn w:val="Normal"/>
    <w:autoRedefine/>
    <w:semiHidden/>
    <w:rsid w:val="008809A0"/>
    <w:pPr>
      <w:tabs>
        <w:tab w:val="num" w:pos="1080"/>
        <w:tab w:val="left" w:pos="1440"/>
        <w:tab w:val="left" w:pos="2880"/>
      </w:tabs>
      <w:ind w:left="1080" w:hanging="360"/>
    </w:pPr>
  </w:style>
  <w:style w:type="paragraph" w:customStyle="1" w:styleId="Heading3NoIndent">
    <w:name w:val="Heading 3 No Indent"/>
    <w:basedOn w:val="Ttulo3"/>
    <w:rsid w:val="008809A0"/>
    <w:pPr>
      <w:numPr>
        <w:ilvl w:val="0"/>
        <w:numId w:val="0"/>
      </w:numPr>
      <w:tabs>
        <w:tab w:val="left" w:pos="1152"/>
        <w:tab w:val="num" w:pos="2970"/>
      </w:tabs>
      <w:ind w:left="2970" w:hanging="180"/>
    </w:pPr>
    <w:rPr>
      <w:rFonts w:cs="Times New Roman"/>
    </w:rPr>
  </w:style>
  <w:style w:type="paragraph" w:styleId="Listaconvietas">
    <w:name w:val="List Bullet"/>
    <w:basedOn w:val="Normal"/>
    <w:semiHidden/>
    <w:rsid w:val="008809A0"/>
    <w:pPr>
      <w:numPr>
        <w:numId w:val="17"/>
      </w:numPr>
    </w:pPr>
    <w:rPr>
      <w:sz w:val="18"/>
    </w:rPr>
  </w:style>
  <w:style w:type="paragraph" w:customStyle="1" w:styleId="SpecHeading2">
    <w:name w:val="Spec Heading 2"/>
    <w:basedOn w:val="SpecHeading1"/>
    <w:next w:val="Paragraph"/>
    <w:rsid w:val="008809A0"/>
    <w:pPr>
      <w:pageBreakBefore w:val="0"/>
      <w:spacing w:before="240" w:after="120"/>
    </w:pPr>
    <w:rPr>
      <w:kern w:val="24"/>
      <w:sz w:val="24"/>
    </w:rPr>
  </w:style>
  <w:style w:type="paragraph" w:customStyle="1" w:styleId="SpecHeading1">
    <w:name w:val="Spec Heading 1"/>
    <w:basedOn w:val="Ttulo1"/>
    <w:next w:val="Normal"/>
    <w:rsid w:val="008809A0"/>
    <w:pPr>
      <w:outlineLvl w:val="9"/>
    </w:pPr>
  </w:style>
  <w:style w:type="paragraph" w:customStyle="1" w:styleId="Paragraph">
    <w:name w:val="Paragraph"/>
    <w:basedOn w:val="Normal"/>
    <w:rsid w:val="008809A0"/>
    <w:pPr>
      <w:spacing w:before="60" w:after="60"/>
      <w:ind w:left="720"/>
    </w:pPr>
    <w:rPr>
      <w:rFonts w:cs="Arial"/>
      <w:kern w:val="22"/>
    </w:rPr>
  </w:style>
  <w:style w:type="paragraph" w:customStyle="1" w:styleId="TOC4">
    <w:name w:val="TOC4"/>
    <w:basedOn w:val="BdyTxtlvl1"/>
    <w:rsid w:val="008809A0"/>
  </w:style>
  <w:style w:type="paragraph" w:customStyle="1" w:styleId="BdyTxtlvl1">
    <w:name w:val="Bdy_Txt_lvl_1"/>
    <w:basedOn w:val="Normal"/>
    <w:rsid w:val="008809A0"/>
    <w:pPr>
      <w:widowControl w:val="0"/>
      <w:spacing w:after="120"/>
      <w:ind w:left="360"/>
    </w:pPr>
    <w:rPr>
      <w:sz w:val="18"/>
    </w:rPr>
  </w:style>
  <w:style w:type="paragraph" w:styleId="TDC1">
    <w:name w:val="toc 1"/>
    <w:basedOn w:val="Normal"/>
    <w:next w:val="Normal"/>
    <w:uiPriority w:val="39"/>
    <w:qFormat/>
    <w:rsid w:val="008809A0"/>
    <w:pPr>
      <w:tabs>
        <w:tab w:val="left" w:pos="400"/>
        <w:tab w:val="right" w:leader="dot" w:pos="9360"/>
      </w:tabs>
      <w:spacing w:before="120" w:after="0" w:afterAutospacing="0"/>
    </w:pPr>
    <w:rPr>
      <w:rFonts w:cs="Arial"/>
      <w:b/>
      <w:noProof/>
      <w:szCs w:val="32"/>
    </w:rPr>
  </w:style>
  <w:style w:type="paragraph" w:styleId="TDC2">
    <w:name w:val="toc 2"/>
    <w:basedOn w:val="Normal"/>
    <w:next w:val="Normal"/>
    <w:uiPriority w:val="39"/>
    <w:qFormat/>
    <w:rsid w:val="008809A0"/>
    <w:pPr>
      <w:tabs>
        <w:tab w:val="left" w:leader="dot" w:pos="200"/>
        <w:tab w:val="right" w:leader="dot" w:pos="9360"/>
      </w:tabs>
      <w:spacing w:after="0" w:afterAutospacing="0"/>
      <w:ind w:left="202"/>
    </w:pPr>
    <w:rPr>
      <w:smallCaps/>
    </w:rPr>
  </w:style>
  <w:style w:type="paragraph" w:styleId="TDC3">
    <w:name w:val="toc 3"/>
    <w:basedOn w:val="Normal"/>
    <w:next w:val="Normal"/>
    <w:uiPriority w:val="39"/>
    <w:qFormat/>
    <w:rsid w:val="008809A0"/>
    <w:pPr>
      <w:tabs>
        <w:tab w:val="left" w:pos="1200"/>
        <w:tab w:val="right" w:leader="dot" w:pos="9360"/>
      </w:tabs>
      <w:ind w:left="400"/>
    </w:pPr>
    <w:rPr>
      <w:i/>
      <w:noProof/>
    </w:rPr>
  </w:style>
  <w:style w:type="paragraph" w:styleId="TDC5">
    <w:name w:val="toc 5"/>
    <w:basedOn w:val="Normal"/>
    <w:next w:val="Normal"/>
    <w:autoRedefine/>
    <w:uiPriority w:val="39"/>
    <w:rsid w:val="008809A0"/>
    <w:pPr>
      <w:ind w:left="960"/>
    </w:pPr>
    <w:rPr>
      <w:szCs w:val="24"/>
    </w:rPr>
  </w:style>
  <w:style w:type="paragraph" w:styleId="TDC4">
    <w:name w:val="toc 4"/>
    <w:basedOn w:val="Normal"/>
    <w:next w:val="Normal"/>
    <w:uiPriority w:val="39"/>
    <w:rsid w:val="008809A0"/>
    <w:rPr>
      <w:b/>
    </w:rPr>
  </w:style>
  <w:style w:type="paragraph" w:styleId="TDC6">
    <w:name w:val="toc 6"/>
    <w:basedOn w:val="Normal"/>
    <w:next w:val="Normal"/>
    <w:autoRedefine/>
    <w:uiPriority w:val="39"/>
    <w:rsid w:val="008809A0"/>
    <w:pPr>
      <w:ind w:left="1200"/>
    </w:pPr>
    <w:rPr>
      <w:szCs w:val="24"/>
    </w:rPr>
  </w:style>
  <w:style w:type="paragraph" w:styleId="TDC7">
    <w:name w:val="toc 7"/>
    <w:basedOn w:val="Normal"/>
    <w:next w:val="Normal"/>
    <w:autoRedefine/>
    <w:uiPriority w:val="39"/>
    <w:rsid w:val="008809A0"/>
    <w:pPr>
      <w:ind w:left="1440"/>
    </w:pPr>
    <w:rPr>
      <w:szCs w:val="24"/>
    </w:rPr>
  </w:style>
  <w:style w:type="paragraph" w:styleId="TDC8">
    <w:name w:val="toc 8"/>
    <w:basedOn w:val="Normal"/>
    <w:next w:val="Normal"/>
    <w:autoRedefine/>
    <w:uiPriority w:val="39"/>
    <w:rsid w:val="008809A0"/>
    <w:pPr>
      <w:ind w:left="1680"/>
    </w:pPr>
    <w:rPr>
      <w:szCs w:val="24"/>
    </w:rPr>
  </w:style>
  <w:style w:type="paragraph" w:styleId="TDC9">
    <w:name w:val="toc 9"/>
    <w:basedOn w:val="Normal"/>
    <w:next w:val="Normal"/>
    <w:autoRedefine/>
    <w:uiPriority w:val="39"/>
    <w:rsid w:val="008809A0"/>
    <w:pPr>
      <w:ind w:left="1920"/>
    </w:pPr>
    <w:rPr>
      <w:szCs w:val="24"/>
    </w:rPr>
  </w:style>
  <w:style w:type="paragraph" w:customStyle="1" w:styleId="ListBulleted">
    <w:name w:val="List Bulleted"/>
    <w:basedOn w:val="Lista"/>
    <w:rsid w:val="008809A0"/>
    <w:pPr>
      <w:tabs>
        <w:tab w:val="num" w:pos="720"/>
      </w:tabs>
      <w:spacing w:before="60" w:after="60"/>
      <w:ind w:left="720" w:right="1008" w:hanging="432"/>
    </w:pPr>
    <w:rPr>
      <w:kern w:val="22"/>
    </w:rPr>
  </w:style>
  <w:style w:type="paragraph" w:customStyle="1" w:styleId="ListIndented">
    <w:name w:val="List Indented"/>
    <w:basedOn w:val="Normal"/>
    <w:rsid w:val="008809A0"/>
    <w:pPr>
      <w:spacing w:before="60" w:after="60"/>
      <w:ind w:left="1440" w:right="720"/>
    </w:pPr>
    <w:rPr>
      <w:kern w:val="22"/>
      <w:sz w:val="18"/>
    </w:rPr>
  </w:style>
  <w:style w:type="paragraph" w:customStyle="1" w:styleId="TableHeading">
    <w:name w:val="Table Heading"/>
    <w:basedOn w:val="Normal"/>
    <w:rsid w:val="008809A0"/>
    <w:pPr>
      <w:spacing w:before="120" w:after="120"/>
    </w:pPr>
    <w:rPr>
      <w:b/>
      <w:kern w:val="20"/>
      <w:sz w:val="20"/>
    </w:rPr>
  </w:style>
  <w:style w:type="paragraph" w:customStyle="1" w:styleId="ParagraphIndentedBold">
    <w:name w:val="Paragraph Indented Bold"/>
    <w:basedOn w:val="Paragraph"/>
    <w:rsid w:val="008809A0"/>
    <w:pPr>
      <w:numPr>
        <w:numId w:val="15"/>
      </w:numPr>
      <w:tabs>
        <w:tab w:val="clear" w:pos="360"/>
      </w:tabs>
      <w:spacing w:before="120"/>
      <w:ind w:left="720" w:right="720" w:firstLine="0"/>
      <w:jc w:val="left"/>
    </w:pPr>
    <w:rPr>
      <w:b/>
    </w:rPr>
  </w:style>
  <w:style w:type="paragraph" w:customStyle="1" w:styleId="ParagraphIndentedRegular">
    <w:name w:val="Paragraph Indented Regular"/>
    <w:basedOn w:val="ParagraphIndentedBold"/>
    <w:rsid w:val="008809A0"/>
    <w:pPr>
      <w:numPr>
        <w:numId w:val="16"/>
      </w:numPr>
      <w:tabs>
        <w:tab w:val="clear" w:pos="1368"/>
      </w:tabs>
      <w:ind w:left="720" w:firstLine="0"/>
    </w:pPr>
    <w:rPr>
      <w:b w:val="0"/>
    </w:rPr>
  </w:style>
  <w:style w:type="paragraph" w:customStyle="1" w:styleId="BdyTxtlvl3">
    <w:name w:val="Bdy_Txt_lvl_3"/>
    <w:basedOn w:val="BdyTxtlvl2"/>
    <w:rsid w:val="008809A0"/>
    <w:pPr>
      <w:ind w:left="720"/>
    </w:pPr>
  </w:style>
  <w:style w:type="paragraph" w:customStyle="1" w:styleId="BdyTxtlvl2">
    <w:name w:val="Bdy_Txt_lvl_2"/>
    <w:basedOn w:val="Normal"/>
    <w:rsid w:val="008809A0"/>
    <w:pPr>
      <w:widowControl w:val="0"/>
      <w:numPr>
        <w:numId w:val="13"/>
      </w:numPr>
      <w:tabs>
        <w:tab w:val="clear" w:pos="1440"/>
      </w:tabs>
      <w:spacing w:before="60" w:after="40"/>
      <w:ind w:left="540" w:firstLine="0"/>
    </w:pPr>
    <w:rPr>
      <w:sz w:val="18"/>
    </w:rPr>
  </w:style>
  <w:style w:type="paragraph" w:customStyle="1" w:styleId="font6">
    <w:name w:val="font6"/>
    <w:basedOn w:val="Normal"/>
    <w:rsid w:val="008809A0"/>
    <w:pPr>
      <w:numPr>
        <w:numId w:val="14"/>
      </w:numPr>
      <w:tabs>
        <w:tab w:val="clear" w:pos="1800"/>
      </w:tabs>
      <w:spacing w:before="100" w:beforeAutospacing="1"/>
      <w:ind w:left="0" w:firstLine="0"/>
    </w:pPr>
    <w:rPr>
      <w:rFonts w:eastAsia="Arial Unicode MS" w:cs="Arial"/>
      <w:sz w:val="18"/>
    </w:rPr>
  </w:style>
  <w:style w:type="paragraph" w:customStyle="1" w:styleId="Titlepgsubtitle">
    <w:name w:val="Title_pg_subtitle"/>
    <w:basedOn w:val="Normal"/>
    <w:rsid w:val="008809A0"/>
    <w:pPr>
      <w:widowControl w:val="0"/>
    </w:pPr>
    <w:rPr>
      <w:rFonts w:ascii="Arial" w:hAnsi="Arial"/>
    </w:rPr>
  </w:style>
  <w:style w:type="paragraph" w:customStyle="1" w:styleId="SubHeading">
    <w:name w:val="Sub Heading"/>
    <w:basedOn w:val="Paragraph"/>
    <w:rsid w:val="008809A0"/>
    <w:pPr>
      <w:keepNext/>
      <w:spacing w:before="180"/>
    </w:pPr>
    <w:rPr>
      <w:b/>
    </w:rPr>
  </w:style>
  <w:style w:type="paragraph" w:styleId="Textoindependiente">
    <w:name w:val="Body Text"/>
    <w:aliases w:val="RFQ Text,RFQ Text1"/>
    <w:basedOn w:val="Normal"/>
    <w:link w:val="TextoindependienteCar"/>
    <w:semiHidden/>
    <w:rsid w:val="008809A0"/>
    <w:rPr>
      <w:sz w:val="18"/>
    </w:rPr>
  </w:style>
  <w:style w:type="character" w:customStyle="1" w:styleId="TextoindependienteCar">
    <w:name w:val="Texto independiente Car"/>
    <w:aliases w:val="RFQ Text Car,RFQ Text1 Car"/>
    <w:basedOn w:val="Fuentedeprrafopredeter"/>
    <w:link w:val="Textoindependiente"/>
    <w:semiHidden/>
    <w:rsid w:val="008809A0"/>
    <w:rPr>
      <w:rFonts w:ascii="Times New Roman" w:eastAsia="Times New Roman" w:hAnsi="Times New Roman" w:cs="Times New Roman"/>
      <w:sz w:val="18"/>
    </w:rPr>
  </w:style>
  <w:style w:type="paragraph" w:customStyle="1" w:styleId="ParagraphSecond">
    <w:name w:val="Paragraph Second+"/>
    <w:basedOn w:val="ParagraphFirst"/>
    <w:rsid w:val="008809A0"/>
    <w:pPr>
      <w:spacing w:before="120" w:after="60"/>
    </w:pPr>
  </w:style>
  <w:style w:type="paragraph" w:customStyle="1" w:styleId="ParagraphFirst">
    <w:name w:val="Paragraph First"/>
    <w:basedOn w:val="Normal"/>
    <w:next w:val="ParagraphSecond"/>
    <w:rsid w:val="008809A0"/>
    <w:pPr>
      <w:spacing w:before="240" w:after="120"/>
      <w:ind w:left="720" w:right="720"/>
    </w:pPr>
    <w:rPr>
      <w:kern w:val="22"/>
    </w:rPr>
  </w:style>
  <w:style w:type="character" w:styleId="Hipervnculovisitado">
    <w:name w:val="FollowedHyperlink"/>
    <w:basedOn w:val="Fuentedeprrafopredeter"/>
    <w:semiHidden/>
    <w:rsid w:val="008809A0"/>
    <w:rPr>
      <w:color w:val="800080"/>
      <w:u w:val="single"/>
    </w:rPr>
  </w:style>
  <w:style w:type="paragraph" w:styleId="NormalWeb">
    <w:name w:val="Normal (Web)"/>
    <w:basedOn w:val="Normal"/>
    <w:rsid w:val="008809A0"/>
    <w:rPr>
      <w:sz w:val="18"/>
      <w:szCs w:val="24"/>
    </w:rPr>
  </w:style>
  <w:style w:type="paragraph" w:styleId="Textoindependiente2">
    <w:name w:val="Body Text 2"/>
    <w:basedOn w:val="Normal"/>
    <w:link w:val="Textoindependiente2Car"/>
    <w:semiHidden/>
    <w:rsid w:val="008809A0"/>
    <w:pPr>
      <w:spacing w:after="120" w:line="480" w:lineRule="auto"/>
    </w:pPr>
  </w:style>
  <w:style w:type="character" w:customStyle="1" w:styleId="Textoindependiente2Car">
    <w:name w:val="Texto independiente 2 Car"/>
    <w:basedOn w:val="Fuentedeprrafopredeter"/>
    <w:link w:val="Textoindependiente2"/>
    <w:semiHidden/>
    <w:rsid w:val="008809A0"/>
    <w:rPr>
      <w:rFonts w:ascii="Times New Roman" w:eastAsia="Times New Roman" w:hAnsi="Times New Roman" w:cs="Times New Roman"/>
    </w:rPr>
  </w:style>
  <w:style w:type="paragraph" w:styleId="Textocomentario">
    <w:name w:val="annotation text"/>
    <w:basedOn w:val="Normal"/>
    <w:link w:val="TextocomentarioCar"/>
    <w:semiHidden/>
    <w:rsid w:val="008809A0"/>
    <w:rPr>
      <w:sz w:val="18"/>
    </w:rPr>
  </w:style>
  <w:style w:type="character" w:customStyle="1" w:styleId="TextocomentarioCar">
    <w:name w:val="Texto comentario Car"/>
    <w:basedOn w:val="Fuentedeprrafopredeter"/>
    <w:link w:val="Textocomentario"/>
    <w:semiHidden/>
    <w:rsid w:val="008809A0"/>
    <w:rPr>
      <w:rFonts w:ascii="Times New Roman" w:eastAsia="Times New Roman" w:hAnsi="Times New Roman" w:cs="Times New Roman"/>
      <w:sz w:val="18"/>
    </w:rPr>
  </w:style>
  <w:style w:type="paragraph" w:styleId="Textonotaalfinal">
    <w:name w:val="endnote text"/>
    <w:basedOn w:val="Normal"/>
    <w:link w:val="TextonotaalfinalCar"/>
    <w:semiHidden/>
    <w:rsid w:val="008809A0"/>
    <w:rPr>
      <w:sz w:val="18"/>
    </w:rPr>
  </w:style>
  <w:style w:type="character" w:customStyle="1" w:styleId="TextonotaalfinalCar">
    <w:name w:val="Texto nota al final Car"/>
    <w:basedOn w:val="Fuentedeprrafopredeter"/>
    <w:link w:val="Textonotaalfinal"/>
    <w:semiHidden/>
    <w:rsid w:val="008809A0"/>
    <w:rPr>
      <w:rFonts w:ascii="Times New Roman" w:eastAsia="Times New Roman" w:hAnsi="Times New Roman" w:cs="Times New Roman"/>
      <w:sz w:val="18"/>
    </w:rPr>
  </w:style>
  <w:style w:type="paragraph" w:styleId="Direccinsobre">
    <w:name w:val="envelope address"/>
    <w:basedOn w:val="Normal"/>
    <w:semiHidden/>
    <w:rsid w:val="008809A0"/>
    <w:pPr>
      <w:framePr w:w="7920" w:h="1980" w:hRule="exact" w:hSpace="180" w:wrap="auto" w:hAnchor="page" w:xAlign="center" w:yAlign="bottom"/>
      <w:ind w:left="2880"/>
    </w:pPr>
    <w:rPr>
      <w:rFonts w:cs="Arial"/>
      <w:sz w:val="18"/>
      <w:szCs w:val="24"/>
    </w:rPr>
  </w:style>
  <w:style w:type="paragraph" w:styleId="Remitedesobre">
    <w:name w:val="envelope return"/>
    <w:basedOn w:val="Normal"/>
    <w:semiHidden/>
    <w:rsid w:val="008809A0"/>
    <w:rPr>
      <w:rFonts w:cs="Arial"/>
      <w:sz w:val="18"/>
    </w:rPr>
  </w:style>
  <w:style w:type="character" w:styleId="CdigoHTML">
    <w:name w:val="HTML Code"/>
    <w:basedOn w:val="Fuentedeprrafopredeter"/>
    <w:semiHidden/>
    <w:rsid w:val="008809A0"/>
    <w:rPr>
      <w:rFonts w:ascii="Courier New" w:hAnsi="Courier New"/>
      <w:sz w:val="16"/>
      <w:szCs w:val="20"/>
    </w:rPr>
  </w:style>
  <w:style w:type="character" w:styleId="TecladoHTML">
    <w:name w:val="HTML Keyboard"/>
    <w:basedOn w:val="Fuentedeprrafopredeter"/>
    <w:semiHidden/>
    <w:rsid w:val="008809A0"/>
    <w:rPr>
      <w:rFonts w:ascii="Courier New" w:hAnsi="Courier New"/>
      <w:sz w:val="18"/>
      <w:szCs w:val="20"/>
    </w:rPr>
  </w:style>
  <w:style w:type="paragraph" w:styleId="HTMLconformatoprevio">
    <w:name w:val="HTML Preformatted"/>
    <w:basedOn w:val="Normal"/>
    <w:link w:val="HTMLconformatoprevioCar"/>
    <w:uiPriority w:val="99"/>
    <w:semiHidden/>
    <w:rsid w:val="008809A0"/>
    <w:rPr>
      <w:rFonts w:ascii="Courier New" w:hAnsi="Courier New" w:cs="Courier New"/>
      <w:sz w:val="18"/>
    </w:rPr>
  </w:style>
  <w:style w:type="character" w:customStyle="1" w:styleId="HTMLconformatoprevioCar">
    <w:name w:val="HTML con formato previo Car"/>
    <w:basedOn w:val="Fuentedeprrafopredeter"/>
    <w:link w:val="HTMLconformatoprevio"/>
    <w:uiPriority w:val="99"/>
    <w:semiHidden/>
    <w:rsid w:val="008809A0"/>
    <w:rPr>
      <w:rFonts w:ascii="Courier New" w:eastAsia="Times New Roman" w:hAnsi="Courier New" w:cs="Courier New"/>
      <w:sz w:val="18"/>
    </w:rPr>
  </w:style>
  <w:style w:type="character" w:styleId="MquinadeescribirHTML">
    <w:name w:val="HTML Typewriter"/>
    <w:basedOn w:val="Fuentedeprrafopredeter"/>
    <w:semiHidden/>
    <w:rsid w:val="008809A0"/>
    <w:rPr>
      <w:rFonts w:ascii="Courier New" w:hAnsi="Courier New"/>
      <w:sz w:val="18"/>
      <w:szCs w:val="20"/>
    </w:rPr>
  </w:style>
  <w:style w:type="paragraph" w:styleId="Textomacro">
    <w:name w:val="macro"/>
    <w:link w:val="TextomacroCar"/>
    <w:semiHidden/>
    <w:rsid w:val="008809A0"/>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16"/>
      <w:szCs w:val="20"/>
    </w:rPr>
  </w:style>
  <w:style w:type="character" w:customStyle="1" w:styleId="TextomacroCar">
    <w:name w:val="Texto macro Car"/>
    <w:basedOn w:val="Fuentedeprrafopredeter"/>
    <w:link w:val="Textomacro"/>
    <w:semiHidden/>
    <w:rsid w:val="008809A0"/>
    <w:rPr>
      <w:rFonts w:ascii="Courier New" w:eastAsia="Times New Roman" w:hAnsi="Courier New" w:cs="Courier New"/>
      <w:sz w:val="16"/>
      <w:szCs w:val="20"/>
    </w:rPr>
  </w:style>
  <w:style w:type="paragraph" w:styleId="Encabezadodemensaje">
    <w:name w:val="Message Header"/>
    <w:basedOn w:val="Normal"/>
    <w:link w:val="EncabezadodemensajeCar"/>
    <w:semiHidden/>
    <w:rsid w:val="008809A0"/>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18"/>
      <w:szCs w:val="24"/>
    </w:rPr>
  </w:style>
  <w:style w:type="character" w:customStyle="1" w:styleId="EncabezadodemensajeCar">
    <w:name w:val="Encabezado de mensaje Car"/>
    <w:basedOn w:val="Fuentedeprrafopredeter"/>
    <w:link w:val="Encabezadodemensaje"/>
    <w:semiHidden/>
    <w:rsid w:val="008809A0"/>
    <w:rPr>
      <w:rFonts w:ascii="Times New Roman" w:eastAsia="Times New Roman" w:hAnsi="Times New Roman" w:cs="Arial"/>
      <w:sz w:val="18"/>
      <w:szCs w:val="24"/>
      <w:shd w:val="pct20" w:color="auto" w:fill="auto"/>
    </w:rPr>
  </w:style>
  <w:style w:type="paragraph" w:styleId="Textosinformato">
    <w:name w:val="Plain Text"/>
    <w:basedOn w:val="Normal"/>
    <w:link w:val="TextosinformatoCar"/>
    <w:semiHidden/>
    <w:rsid w:val="008809A0"/>
    <w:rPr>
      <w:rFonts w:ascii="Courier New" w:hAnsi="Courier New" w:cs="Courier New"/>
    </w:rPr>
  </w:style>
  <w:style w:type="character" w:customStyle="1" w:styleId="TextosinformatoCar">
    <w:name w:val="Texto sin formato Car"/>
    <w:basedOn w:val="Fuentedeprrafopredeter"/>
    <w:link w:val="Textosinformato"/>
    <w:semiHidden/>
    <w:rsid w:val="008809A0"/>
    <w:rPr>
      <w:rFonts w:ascii="Courier New" w:eastAsia="Times New Roman" w:hAnsi="Courier New" w:cs="Courier New"/>
    </w:rPr>
  </w:style>
  <w:style w:type="paragraph" w:styleId="Subttulo">
    <w:name w:val="Subtitle"/>
    <w:basedOn w:val="Normal"/>
    <w:link w:val="SubttuloCar"/>
    <w:qFormat/>
    <w:rsid w:val="008809A0"/>
    <w:pPr>
      <w:spacing w:after="60"/>
      <w:jc w:val="center"/>
    </w:pPr>
    <w:rPr>
      <w:rFonts w:cs="Arial"/>
      <w:szCs w:val="24"/>
    </w:rPr>
  </w:style>
  <w:style w:type="character" w:customStyle="1" w:styleId="SubttuloCar">
    <w:name w:val="Subtítulo Car"/>
    <w:basedOn w:val="Fuentedeprrafopredeter"/>
    <w:link w:val="Subttulo"/>
    <w:rsid w:val="008809A0"/>
    <w:rPr>
      <w:rFonts w:ascii="Times New Roman" w:eastAsia="Times New Roman" w:hAnsi="Times New Roman" w:cs="Arial"/>
      <w:szCs w:val="24"/>
    </w:rPr>
  </w:style>
  <w:style w:type="paragraph" w:styleId="Ttulo">
    <w:name w:val="Title"/>
    <w:basedOn w:val="Normal"/>
    <w:link w:val="TtuloCar"/>
    <w:qFormat/>
    <w:rsid w:val="008809A0"/>
    <w:pPr>
      <w:spacing w:before="240" w:after="60"/>
      <w:jc w:val="center"/>
    </w:pPr>
    <w:rPr>
      <w:rFonts w:cs="Arial"/>
      <w:b/>
      <w:bCs/>
      <w:kern w:val="28"/>
      <w:sz w:val="24"/>
      <w:szCs w:val="32"/>
    </w:rPr>
  </w:style>
  <w:style w:type="character" w:customStyle="1" w:styleId="TtuloCar">
    <w:name w:val="Título Car"/>
    <w:basedOn w:val="Fuentedeprrafopredeter"/>
    <w:link w:val="Ttulo"/>
    <w:rsid w:val="008809A0"/>
    <w:rPr>
      <w:rFonts w:ascii="Times New Roman" w:eastAsia="Times New Roman" w:hAnsi="Times New Roman" w:cs="Arial"/>
      <w:b/>
      <w:bCs/>
      <w:kern w:val="28"/>
      <w:sz w:val="24"/>
      <w:szCs w:val="32"/>
    </w:rPr>
  </w:style>
  <w:style w:type="paragraph" w:styleId="Encabezadodelista">
    <w:name w:val="toa heading"/>
    <w:basedOn w:val="Normal"/>
    <w:next w:val="Normal"/>
    <w:semiHidden/>
    <w:rsid w:val="008809A0"/>
    <w:pPr>
      <w:spacing w:before="120"/>
    </w:pPr>
    <w:rPr>
      <w:rFonts w:cs="Arial"/>
      <w:b/>
      <w:bCs/>
      <w:sz w:val="20"/>
      <w:szCs w:val="24"/>
    </w:rPr>
  </w:style>
  <w:style w:type="paragraph" w:customStyle="1" w:styleId="Appendix1">
    <w:name w:val="Appendix 1"/>
    <w:basedOn w:val="Normal"/>
    <w:next w:val="Normal"/>
    <w:rsid w:val="008809A0"/>
    <w:pPr>
      <w:keepNext/>
      <w:pageBreakBefore/>
      <w:tabs>
        <w:tab w:val="right" w:pos="-2900"/>
        <w:tab w:val="left" w:pos="700"/>
      </w:tabs>
      <w:spacing w:before="320"/>
      <w:outlineLvl w:val="0"/>
    </w:pPr>
    <w:rPr>
      <w:b/>
      <w:kern w:val="28"/>
      <w:sz w:val="28"/>
    </w:rPr>
  </w:style>
  <w:style w:type="paragraph" w:customStyle="1" w:styleId="Appendix2">
    <w:name w:val="Appendix 2"/>
    <w:basedOn w:val="Normal"/>
    <w:next w:val="Normal"/>
    <w:rsid w:val="008809A0"/>
    <w:pPr>
      <w:spacing w:before="240"/>
      <w:outlineLvl w:val="1"/>
    </w:pPr>
    <w:rPr>
      <w:b/>
      <w:kern w:val="28"/>
      <w:sz w:val="24"/>
    </w:rPr>
  </w:style>
  <w:style w:type="paragraph" w:customStyle="1" w:styleId="Appendix3">
    <w:name w:val="Appendix 3"/>
    <w:basedOn w:val="Normal"/>
    <w:next w:val="Normal"/>
    <w:rsid w:val="008809A0"/>
    <w:pPr>
      <w:keepNext/>
      <w:spacing w:before="160"/>
      <w:outlineLvl w:val="2"/>
    </w:pPr>
    <w:rPr>
      <w:b/>
      <w:kern w:val="22"/>
    </w:rPr>
  </w:style>
  <w:style w:type="paragraph" w:customStyle="1" w:styleId="Preface1">
    <w:name w:val="Preface 1"/>
    <w:basedOn w:val="Normal"/>
    <w:next w:val="Normal"/>
    <w:rsid w:val="008809A0"/>
    <w:pPr>
      <w:keepNext/>
      <w:pageBreakBefore/>
      <w:tabs>
        <w:tab w:val="right" w:pos="-2900"/>
        <w:tab w:val="left" w:pos="700"/>
      </w:tabs>
      <w:spacing w:before="320"/>
      <w:outlineLvl w:val="0"/>
    </w:pPr>
    <w:rPr>
      <w:b/>
      <w:sz w:val="28"/>
    </w:rPr>
  </w:style>
  <w:style w:type="paragraph" w:customStyle="1" w:styleId="Preface2">
    <w:name w:val="Preface 2"/>
    <w:basedOn w:val="Normal"/>
    <w:next w:val="Normal"/>
    <w:rsid w:val="008809A0"/>
    <w:pPr>
      <w:keepNext/>
      <w:spacing w:before="240"/>
      <w:outlineLvl w:val="1"/>
    </w:pPr>
    <w:rPr>
      <w:b/>
      <w:kern w:val="28"/>
      <w:sz w:val="24"/>
    </w:rPr>
  </w:style>
  <w:style w:type="paragraph" w:customStyle="1" w:styleId="Preface3">
    <w:name w:val="Preface 3"/>
    <w:basedOn w:val="Normal"/>
    <w:next w:val="Normal"/>
    <w:rsid w:val="008809A0"/>
    <w:pPr>
      <w:keepNext/>
      <w:spacing w:before="160"/>
      <w:outlineLvl w:val="2"/>
    </w:pPr>
    <w:rPr>
      <w:b/>
      <w:kern w:val="22"/>
    </w:rPr>
  </w:style>
  <w:style w:type="character" w:customStyle="1" w:styleId="MTEquationSection">
    <w:name w:val="MTEquationSection"/>
    <w:basedOn w:val="Fuentedeprrafopredeter"/>
    <w:rsid w:val="008809A0"/>
    <w:rPr>
      <w:rFonts w:ascii="Garamond" w:hAnsi="Garamond"/>
      <w:bCs/>
      <w:i/>
      <w:vanish/>
      <w:color w:val="FF0000"/>
      <w:sz w:val="28"/>
      <w:szCs w:val="28"/>
    </w:rPr>
  </w:style>
  <w:style w:type="paragraph" w:styleId="TtuloTDC">
    <w:name w:val="TOC Heading"/>
    <w:basedOn w:val="Ttulo1"/>
    <w:next w:val="Normal"/>
    <w:uiPriority w:val="39"/>
    <w:unhideWhenUsed/>
    <w:qFormat/>
    <w:rsid w:val="008809A0"/>
    <w:pPr>
      <w:keepLines/>
      <w:pageBreakBefore w:val="0"/>
      <w:numPr>
        <w:numId w:val="0"/>
      </w:numPr>
      <w:tabs>
        <w:tab w:val="clear" w:pos="-2900"/>
        <w:tab w:val="clear" w:pos="700"/>
      </w:tabs>
      <w:spacing w:before="480" w:after="0" w:afterAutospacing="0" w:line="276" w:lineRule="auto"/>
      <w:outlineLvl w:val="9"/>
    </w:pPr>
    <w:rPr>
      <w:rFonts w:asciiTheme="majorHAnsi" w:eastAsiaTheme="majorEastAsia" w:hAnsiTheme="majorHAnsi" w:cstheme="majorBidi"/>
      <w:bCs/>
      <w:color w:val="365F91" w:themeColor="accent1" w:themeShade="BF"/>
      <w:sz w:val="28"/>
      <w:szCs w:val="28"/>
    </w:rPr>
  </w:style>
  <w:style w:type="character" w:styleId="Textodelmarcadordeposicin">
    <w:name w:val="Placeholder Text"/>
    <w:basedOn w:val="Fuentedeprrafopredeter"/>
    <w:uiPriority w:val="99"/>
    <w:semiHidden/>
    <w:rsid w:val="008809A0"/>
    <w:rPr>
      <w:color w:val="808080"/>
    </w:rPr>
  </w:style>
  <w:style w:type="paragraph" w:styleId="ndice1">
    <w:name w:val="index 1"/>
    <w:basedOn w:val="Normal"/>
    <w:next w:val="Normal"/>
    <w:autoRedefine/>
    <w:uiPriority w:val="99"/>
    <w:unhideWhenUsed/>
    <w:rsid w:val="008809A0"/>
    <w:pPr>
      <w:tabs>
        <w:tab w:val="right" w:leader="dot" w:pos="4443"/>
      </w:tabs>
      <w:spacing w:after="0" w:afterAutospacing="0"/>
      <w:ind w:left="216" w:hanging="216"/>
    </w:pPr>
    <w:rPr>
      <w:rFonts w:asciiTheme="minorHAnsi" w:hAnsiTheme="minorHAnsi" w:cstheme="minorHAnsi"/>
      <w:noProof/>
      <w:sz w:val="18"/>
      <w:szCs w:val="18"/>
    </w:rPr>
  </w:style>
  <w:style w:type="paragraph" w:customStyle="1" w:styleId="Part">
    <w:name w:val="Part"/>
    <w:basedOn w:val="Normal"/>
    <w:link w:val="PartChar"/>
    <w:rsid w:val="008809A0"/>
    <w:pPr>
      <w:tabs>
        <w:tab w:val="num" w:pos="720"/>
      </w:tabs>
      <w:spacing w:after="240" w:afterAutospacing="0"/>
      <w:ind w:left="720" w:hanging="360"/>
    </w:pPr>
    <w:rPr>
      <w:sz w:val="28"/>
      <w:szCs w:val="28"/>
    </w:rPr>
  </w:style>
  <w:style w:type="paragraph" w:customStyle="1" w:styleId="Step">
    <w:name w:val="Step"/>
    <w:basedOn w:val="Normal"/>
    <w:next w:val="Normal"/>
    <w:rsid w:val="008809A0"/>
    <w:pPr>
      <w:tabs>
        <w:tab w:val="num" w:pos="360"/>
      </w:tabs>
      <w:spacing w:before="120" w:after="240" w:afterAutospacing="0"/>
      <w:ind w:left="360" w:hanging="360"/>
    </w:pPr>
    <w:rPr>
      <w:sz w:val="36"/>
      <w:szCs w:val="24"/>
    </w:rPr>
  </w:style>
  <w:style w:type="table" w:styleId="Tablaconcuadrcula">
    <w:name w:val="Table Grid"/>
    <w:basedOn w:val="Tablanormal"/>
    <w:rsid w:val="008809A0"/>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JROurObjectChar">
    <w:name w:val="JROurObject Char"/>
    <w:basedOn w:val="JRStepPartChar"/>
    <w:rsid w:val="008809A0"/>
    <w:rPr>
      <w:rFonts w:ascii="Courier New" w:eastAsia="Times New Roman" w:hAnsi="Courier New" w:cs="Times New Roman"/>
      <w:b/>
      <w:smallCaps/>
      <w:szCs w:val="28"/>
    </w:rPr>
  </w:style>
  <w:style w:type="numbering" w:customStyle="1" w:styleId="Style1">
    <w:name w:val="Style1"/>
    <w:uiPriority w:val="99"/>
    <w:rsid w:val="008809A0"/>
  </w:style>
  <w:style w:type="numbering" w:customStyle="1" w:styleId="Style2">
    <w:name w:val="Style2"/>
    <w:uiPriority w:val="99"/>
    <w:rsid w:val="008809A0"/>
    <w:pPr>
      <w:numPr>
        <w:numId w:val="18"/>
      </w:numPr>
    </w:pPr>
  </w:style>
  <w:style w:type="paragraph" w:customStyle="1" w:styleId="JROurProperties">
    <w:name w:val="JROurProperties"/>
    <w:basedOn w:val="JRStepPart"/>
    <w:link w:val="JROurPropertiesChar"/>
    <w:qFormat/>
    <w:rsid w:val="008809A0"/>
    <w:rPr>
      <w:b/>
      <w:i/>
    </w:rPr>
  </w:style>
  <w:style w:type="character" w:customStyle="1" w:styleId="JROurPropertiesChar">
    <w:name w:val="JROurProperties Char"/>
    <w:basedOn w:val="JRStepPartChar"/>
    <w:link w:val="JROurProperties"/>
    <w:rsid w:val="008809A0"/>
    <w:rPr>
      <w:rFonts w:ascii="Times New Roman" w:eastAsia="Times New Roman" w:hAnsi="Times New Roman" w:cs="Times New Roman"/>
      <w:b/>
      <w:i/>
      <w:szCs w:val="28"/>
    </w:rPr>
  </w:style>
  <w:style w:type="paragraph" w:customStyle="1" w:styleId="Question">
    <w:name w:val="Question"/>
    <w:basedOn w:val="Normal"/>
    <w:rsid w:val="008809A0"/>
    <w:pPr>
      <w:tabs>
        <w:tab w:val="num" w:pos="0"/>
      </w:tabs>
      <w:spacing w:after="240" w:afterAutospacing="0"/>
      <w:ind w:left="1710" w:hanging="1710"/>
    </w:pPr>
    <w:rPr>
      <w:sz w:val="28"/>
      <w:szCs w:val="24"/>
    </w:rPr>
  </w:style>
  <w:style w:type="paragraph" w:styleId="Tabladeilustraciones">
    <w:name w:val="table of figures"/>
    <w:basedOn w:val="Normal"/>
    <w:next w:val="Normal"/>
    <w:uiPriority w:val="99"/>
    <w:unhideWhenUsed/>
    <w:rsid w:val="008809A0"/>
    <w:pPr>
      <w:spacing w:after="0" w:afterAutospacing="0"/>
      <w:contextualSpacing/>
    </w:pPr>
  </w:style>
  <w:style w:type="character" w:styleId="nfasis">
    <w:name w:val="Emphasis"/>
    <w:basedOn w:val="Fuentedeprrafopredeter"/>
    <w:qFormat/>
    <w:rsid w:val="008809A0"/>
    <w:rPr>
      <w:i/>
    </w:rPr>
  </w:style>
  <w:style w:type="character" w:styleId="Refdenotaalfinal">
    <w:name w:val="endnote reference"/>
    <w:basedOn w:val="Fuentedeprrafopredeter"/>
    <w:uiPriority w:val="99"/>
    <w:semiHidden/>
    <w:unhideWhenUsed/>
    <w:rsid w:val="008809A0"/>
    <w:rPr>
      <w:vertAlign w:val="superscript"/>
    </w:rPr>
  </w:style>
  <w:style w:type="table" w:customStyle="1" w:styleId="LightList-Accent11">
    <w:name w:val="Light List - Accent 11"/>
    <w:basedOn w:val="Tablanormal"/>
    <w:uiPriority w:val="61"/>
    <w:rsid w:val="008809A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LabTitle">
    <w:name w:val="LabTitle"/>
    <w:basedOn w:val="Normal"/>
    <w:rsid w:val="008809A0"/>
    <w:pPr>
      <w:spacing w:after="120" w:afterAutospacing="0"/>
      <w:jc w:val="center"/>
    </w:pPr>
    <w:rPr>
      <w:b/>
      <w:bCs/>
      <w:sz w:val="40"/>
      <w:szCs w:val="20"/>
    </w:rPr>
  </w:style>
  <w:style w:type="character" w:styleId="Ttulodellibro">
    <w:name w:val="Book Title"/>
    <w:basedOn w:val="Fuentedeprrafopredeter"/>
    <w:uiPriority w:val="33"/>
    <w:qFormat/>
    <w:rsid w:val="008809A0"/>
    <w:rPr>
      <w:b/>
      <w:bCs/>
      <w:smallCaps/>
      <w:spacing w:val="5"/>
    </w:rPr>
  </w:style>
  <w:style w:type="table" w:customStyle="1" w:styleId="MediumShading1-Accent11">
    <w:name w:val="Medium Shading 1 - Accent 11"/>
    <w:basedOn w:val="Tablanormal"/>
    <w:next w:val="Sombreadomedio1-nfasis1"/>
    <w:uiPriority w:val="63"/>
    <w:rsid w:val="008809A0"/>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numbering" w:customStyle="1" w:styleId="NoList1">
    <w:name w:val="No List1"/>
    <w:next w:val="Sinlista"/>
    <w:uiPriority w:val="99"/>
    <w:semiHidden/>
    <w:unhideWhenUsed/>
    <w:rsid w:val="008809A0"/>
  </w:style>
  <w:style w:type="paragraph" w:customStyle="1" w:styleId="TOCHeading1">
    <w:name w:val="TOC Heading1"/>
    <w:basedOn w:val="Ttulo1"/>
    <w:next w:val="Normal"/>
    <w:uiPriority w:val="39"/>
    <w:unhideWhenUsed/>
    <w:qFormat/>
    <w:rsid w:val="008809A0"/>
    <w:pPr>
      <w:keepLines/>
      <w:pageBreakBefore w:val="0"/>
      <w:numPr>
        <w:numId w:val="0"/>
      </w:numPr>
      <w:tabs>
        <w:tab w:val="clear" w:pos="-2900"/>
        <w:tab w:val="clear" w:pos="700"/>
      </w:tabs>
      <w:spacing w:before="480" w:after="0" w:afterAutospacing="0" w:line="276" w:lineRule="auto"/>
      <w:outlineLvl w:val="9"/>
    </w:pPr>
    <w:rPr>
      <w:rFonts w:ascii="Cambria" w:hAnsi="Cambria"/>
      <w:bCs/>
      <w:color w:val="365F91"/>
      <w:sz w:val="28"/>
      <w:szCs w:val="28"/>
    </w:rPr>
  </w:style>
  <w:style w:type="table" w:customStyle="1" w:styleId="TableGrid1">
    <w:name w:val="Table Grid1"/>
    <w:basedOn w:val="Tablanormal"/>
    <w:next w:val="Tablaconcuadrcula"/>
    <w:rsid w:val="008809A0"/>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3">
    <w:name w:val="Medium Shading 1 - Accent 113"/>
    <w:basedOn w:val="Tablanormal"/>
    <w:next w:val="Sombreadomedio1-nfasis1"/>
    <w:uiPriority w:val="63"/>
    <w:rsid w:val="00A071A0"/>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JRStepPartOne">
    <w:name w:val="JRStepPartOne"/>
    <w:basedOn w:val="JRStepPart"/>
    <w:link w:val="JRStepPartOneChar"/>
    <w:qFormat/>
    <w:rsid w:val="008809A0"/>
  </w:style>
  <w:style w:type="character" w:customStyle="1" w:styleId="JRStepPartOneChar">
    <w:name w:val="JRStepPartOne Char"/>
    <w:basedOn w:val="JRStepPartChar"/>
    <w:link w:val="JRStepPartOne"/>
    <w:rsid w:val="008809A0"/>
    <w:rPr>
      <w:rFonts w:ascii="Times New Roman" w:eastAsia="Times New Roman" w:hAnsi="Times New Roman" w:cs="Times New Roman"/>
      <w:szCs w:val="28"/>
    </w:rPr>
  </w:style>
  <w:style w:type="paragraph" w:customStyle="1" w:styleId="JRPRocessSteps0">
    <w:name w:val="JRPRocessSteps"/>
    <w:basedOn w:val="ParagraphX"/>
    <w:link w:val="JRPRocessStepsChar0"/>
    <w:qFormat/>
    <w:rsid w:val="008809A0"/>
    <w:pPr>
      <w:tabs>
        <w:tab w:val="clear" w:pos="1008"/>
      </w:tabs>
      <w:ind w:left="720" w:firstLine="0"/>
    </w:pPr>
    <w:rPr>
      <w:rFonts w:ascii="Courier New" w:hAnsi="Courier New" w:cs="Courier New"/>
      <w:i/>
    </w:rPr>
  </w:style>
  <w:style w:type="character" w:customStyle="1" w:styleId="JRPRocessStepsChar0">
    <w:name w:val="JRPRocessSteps Char"/>
    <w:basedOn w:val="ParagraphXChar"/>
    <w:link w:val="JRPRocessSteps0"/>
    <w:rsid w:val="008809A0"/>
    <w:rPr>
      <w:rFonts w:ascii="Courier New" w:eastAsia="Times New Roman" w:hAnsi="Courier New" w:cs="Courier New"/>
      <w:i/>
      <w:kern w:val="22"/>
    </w:rPr>
  </w:style>
  <w:style w:type="character" w:customStyle="1" w:styleId="PartChar">
    <w:name w:val="Part Char"/>
    <w:basedOn w:val="Fuentedeprrafopredeter"/>
    <w:link w:val="Part"/>
    <w:rsid w:val="008809A0"/>
    <w:rPr>
      <w:rFonts w:ascii="Times New Roman" w:eastAsia="Times New Roman" w:hAnsi="Times New Roman" w:cs="Times New Roman"/>
      <w:sz w:val="28"/>
      <w:szCs w:val="28"/>
    </w:rPr>
  </w:style>
  <w:style w:type="character" w:customStyle="1" w:styleId="JRProcessStepsChar">
    <w:name w:val="JRProcessSteps Char"/>
    <w:basedOn w:val="PartChar"/>
    <w:link w:val="JRProcessSteps"/>
    <w:rsid w:val="008809A0"/>
    <w:rPr>
      <w:rFonts w:ascii="Times New Roman" w:eastAsia="Times New Roman" w:hAnsi="Times New Roman" w:cs="Times New Roman"/>
      <w:i/>
      <w:sz w:val="28"/>
      <w:szCs w:val="28"/>
    </w:rPr>
  </w:style>
  <w:style w:type="character" w:styleId="Refdecomentario">
    <w:name w:val="annotation reference"/>
    <w:basedOn w:val="Fuentedeprrafopredeter"/>
    <w:uiPriority w:val="99"/>
    <w:semiHidden/>
    <w:unhideWhenUsed/>
    <w:rsid w:val="008809A0"/>
    <w:rPr>
      <w:sz w:val="16"/>
      <w:szCs w:val="16"/>
    </w:rPr>
  </w:style>
  <w:style w:type="paragraph" w:styleId="Asuntodelcomentario">
    <w:name w:val="annotation subject"/>
    <w:basedOn w:val="Textocomentario"/>
    <w:next w:val="Textocomentario"/>
    <w:link w:val="AsuntodelcomentarioCar"/>
    <w:uiPriority w:val="99"/>
    <w:semiHidden/>
    <w:unhideWhenUsed/>
    <w:rsid w:val="008809A0"/>
    <w:rPr>
      <w:b/>
      <w:bCs/>
      <w:sz w:val="20"/>
      <w:szCs w:val="20"/>
    </w:rPr>
  </w:style>
  <w:style w:type="character" w:customStyle="1" w:styleId="AsuntodelcomentarioCar">
    <w:name w:val="Asunto del comentario Car"/>
    <w:basedOn w:val="TextocomentarioCar"/>
    <w:link w:val="Asuntodelcomentario"/>
    <w:uiPriority w:val="99"/>
    <w:semiHidden/>
    <w:rsid w:val="008809A0"/>
    <w:rPr>
      <w:rFonts w:ascii="Times New Roman" w:eastAsia="Times New Roman" w:hAnsi="Times New Roman" w:cs="Times New Roman"/>
      <w:b/>
      <w:bCs/>
      <w:sz w:val="20"/>
      <w:szCs w:val="20"/>
    </w:rPr>
  </w:style>
  <w:style w:type="character" w:customStyle="1" w:styleId="name">
    <w:name w:val="name"/>
    <w:basedOn w:val="Fuentedeprrafopredeter"/>
    <w:rsid w:val="008809A0"/>
  </w:style>
  <w:style w:type="character" w:customStyle="1" w:styleId="contrib-degrees">
    <w:name w:val="contrib-degrees"/>
    <w:basedOn w:val="Fuentedeprrafopredeter"/>
    <w:rsid w:val="008809A0"/>
  </w:style>
  <w:style w:type="character" w:customStyle="1" w:styleId="BodyTextChar1">
    <w:name w:val="Body Text Char1"/>
    <w:aliases w:val="RFQ Text Char1"/>
    <w:basedOn w:val="Fuentedeprrafopredeter"/>
    <w:semiHidden/>
    <w:rsid w:val="008809A0"/>
    <w:rPr>
      <w:sz w:val="22"/>
      <w:szCs w:val="22"/>
    </w:rPr>
  </w:style>
  <w:style w:type="paragraph" w:styleId="ndice2">
    <w:name w:val="index 2"/>
    <w:basedOn w:val="Normal"/>
    <w:next w:val="Normal"/>
    <w:autoRedefine/>
    <w:uiPriority w:val="99"/>
    <w:unhideWhenUsed/>
    <w:rsid w:val="008809A0"/>
    <w:pPr>
      <w:spacing w:after="0" w:afterAutospacing="0"/>
      <w:ind w:left="432" w:hanging="216"/>
    </w:pPr>
    <w:rPr>
      <w:rFonts w:asciiTheme="minorHAnsi" w:hAnsiTheme="minorHAnsi" w:cstheme="minorHAnsi"/>
      <w:sz w:val="18"/>
      <w:szCs w:val="18"/>
    </w:rPr>
  </w:style>
  <w:style w:type="paragraph" w:styleId="ndice3">
    <w:name w:val="index 3"/>
    <w:basedOn w:val="Normal"/>
    <w:next w:val="Normal"/>
    <w:autoRedefine/>
    <w:uiPriority w:val="99"/>
    <w:unhideWhenUsed/>
    <w:rsid w:val="008809A0"/>
    <w:pPr>
      <w:tabs>
        <w:tab w:val="right" w:leader="dot" w:pos="4443"/>
      </w:tabs>
      <w:spacing w:after="0" w:afterAutospacing="0"/>
      <w:ind w:left="662" w:hanging="216"/>
    </w:pPr>
    <w:rPr>
      <w:rFonts w:asciiTheme="minorHAnsi" w:hAnsiTheme="minorHAnsi" w:cstheme="minorHAnsi"/>
      <w:noProof/>
      <w:sz w:val="18"/>
      <w:szCs w:val="18"/>
    </w:rPr>
  </w:style>
  <w:style w:type="paragraph" w:styleId="ndice4">
    <w:name w:val="index 4"/>
    <w:basedOn w:val="Normal"/>
    <w:next w:val="Normal"/>
    <w:autoRedefine/>
    <w:uiPriority w:val="99"/>
    <w:unhideWhenUsed/>
    <w:rsid w:val="008809A0"/>
    <w:pPr>
      <w:tabs>
        <w:tab w:val="right" w:leader="dot" w:pos="4443"/>
      </w:tabs>
      <w:spacing w:after="0" w:afterAutospacing="0"/>
      <w:ind w:left="878" w:hanging="216"/>
    </w:pPr>
    <w:rPr>
      <w:rFonts w:asciiTheme="minorHAnsi" w:hAnsiTheme="minorHAnsi" w:cstheme="minorHAnsi"/>
      <w:sz w:val="18"/>
      <w:szCs w:val="18"/>
    </w:rPr>
  </w:style>
  <w:style w:type="paragraph" w:styleId="ndice5">
    <w:name w:val="index 5"/>
    <w:basedOn w:val="Normal"/>
    <w:next w:val="Normal"/>
    <w:autoRedefine/>
    <w:uiPriority w:val="99"/>
    <w:unhideWhenUsed/>
    <w:rsid w:val="008809A0"/>
    <w:pPr>
      <w:spacing w:after="0"/>
      <w:ind w:left="1100" w:hanging="220"/>
    </w:pPr>
    <w:rPr>
      <w:rFonts w:asciiTheme="minorHAnsi" w:hAnsiTheme="minorHAnsi" w:cstheme="minorHAnsi"/>
      <w:sz w:val="18"/>
      <w:szCs w:val="18"/>
    </w:rPr>
  </w:style>
  <w:style w:type="paragraph" w:styleId="ndice6">
    <w:name w:val="index 6"/>
    <w:basedOn w:val="Normal"/>
    <w:next w:val="Normal"/>
    <w:autoRedefine/>
    <w:uiPriority w:val="99"/>
    <w:unhideWhenUsed/>
    <w:rsid w:val="008809A0"/>
    <w:pPr>
      <w:spacing w:after="0"/>
      <w:ind w:left="1320" w:hanging="220"/>
    </w:pPr>
    <w:rPr>
      <w:rFonts w:asciiTheme="minorHAnsi" w:hAnsiTheme="minorHAnsi" w:cstheme="minorHAnsi"/>
      <w:sz w:val="18"/>
      <w:szCs w:val="18"/>
    </w:rPr>
  </w:style>
  <w:style w:type="paragraph" w:styleId="ndice7">
    <w:name w:val="index 7"/>
    <w:basedOn w:val="Normal"/>
    <w:next w:val="Normal"/>
    <w:autoRedefine/>
    <w:uiPriority w:val="99"/>
    <w:unhideWhenUsed/>
    <w:rsid w:val="008809A0"/>
    <w:pPr>
      <w:spacing w:after="0"/>
      <w:ind w:left="1540" w:hanging="220"/>
    </w:pPr>
    <w:rPr>
      <w:rFonts w:asciiTheme="minorHAnsi" w:hAnsiTheme="minorHAnsi" w:cstheme="minorHAnsi"/>
      <w:sz w:val="18"/>
      <w:szCs w:val="18"/>
    </w:rPr>
  </w:style>
  <w:style w:type="paragraph" w:styleId="ndice8">
    <w:name w:val="index 8"/>
    <w:basedOn w:val="Normal"/>
    <w:next w:val="Normal"/>
    <w:autoRedefine/>
    <w:uiPriority w:val="99"/>
    <w:unhideWhenUsed/>
    <w:rsid w:val="008809A0"/>
    <w:pPr>
      <w:spacing w:after="0"/>
      <w:ind w:left="1760" w:hanging="220"/>
    </w:pPr>
    <w:rPr>
      <w:rFonts w:asciiTheme="minorHAnsi" w:hAnsiTheme="minorHAnsi" w:cstheme="minorHAnsi"/>
      <w:sz w:val="18"/>
      <w:szCs w:val="18"/>
    </w:rPr>
  </w:style>
  <w:style w:type="paragraph" w:styleId="ndice9">
    <w:name w:val="index 9"/>
    <w:basedOn w:val="Normal"/>
    <w:next w:val="Normal"/>
    <w:autoRedefine/>
    <w:uiPriority w:val="99"/>
    <w:unhideWhenUsed/>
    <w:rsid w:val="008809A0"/>
    <w:pPr>
      <w:spacing w:after="0"/>
      <w:ind w:left="1980" w:hanging="220"/>
    </w:pPr>
    <w:rPr>
      <w:rFonts w:asciiTheme="minorHAnsi" w:hAnsiTheme="minorHAnsi" w:cstheme="minorHAnsi"/>
      <w:sz w:val="18"/>
      <w:szCs w:val="18"/>
    </w:rPr>
  </w:style>
  <w:style w:type="paragraph" w:styleId="Ttulodendice">
    <w:name w:val="index heading"/>
    <w:basedOn w:val="Normal"/>
    <w:next w:val="ndice1"/>
    <w:uiPriority w:val="99"/>
    <w:unhideWhenUsed/>
    <w:rsid w:val="008809A0"/>
    <w:pPr>
      <w:spacing w:before="240" w:after="120" w:afterAutospacing="0"/>
    </w:pPr>
    <w:rPr>
      <w:rFonts w:asciiTheme="majorHAnsi" w:hAnsiTheme="majorHAnsi"/>
      <w:b/>
      <w:bCs/>
      <w:sz w:val="28"/>
      <w:szCs w:val="28"/>
    </w:rPr>
  </w:style>
  <w:style w:type="character" w:customStyle="1" w:styleId="tabcontenttitle">
    <w:name w:val="tabcontenttitle"/>
    <w:basedOn w:val="Fuentedeprrafopredeter"/>
    <w:rsid w:val="008809A0"/>
  </w:style>
  <w:style w:type="paragraph" w:styleId="Sinespaciado">
    <w:name w:val="No Spacing"/>
    <w:link w:val="SinespaciadoCar"/>
    <w:uiPriority w:val="1"/>
    <w:qFormat/>
    <w:rsid w:val="008809A0"/>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8809A0"/>
    <w:rPr>
      <w:rFonts w:eastAsiaTheme="minorEastAsia"/>
      <w:lang w:eastAsia="ja-JP"/>
    </w:rPr>
  </w:style>
  <w:style w:type="paragraph" w:styleId="Mapadeldocumento">
    <w:name w:val="Document Map"/>
    <w:basedOn w:val="Normal"/>
    <w:link w:val="MapadeldocumentoCar"/>
    <w:uiPriority w:val="99"/>
    <w:semiHidden/>
    <w:unhideWhenUsed/>
    <w:rsid w:val="008809A0"/>
    <w:pPr>
      <w:spacing w:after="0"/>
      <w:jc w:val="left"/>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809A0"/>
    <w:rPr>
      <w:rFonts w:ascii="Tahoma" w:eastAsia="Times New Roman" w:hAnsi="Tahoma" w:cs="Tahoma"/>
      <w:sz w:val="16"/>
      <w:szCs w:val="16"/>
    </w:rPr>
  </w:style>
  <w:style w:type="numbering" w:customStyle="1" w:styleId="Style11">
    <w:name w:val="Style11"/>
    <w:next w:val="Style1"/>
    <w:uiPriority w:val="99"/>
    <w:rsid w:val="008809A0"/>
  </w:style>
  <w:style w:type="character" w:customStyle="1" w:styleId="Heading7Char1">
    <w:name w:val="Heading 7 Char1"/>
    <w:basedOn w:val="Fuentedeprrafopredeter"/>
    <w:rsid w:val="008809A0"/>
    <w:rPr>
      <w:rFonts w:eastAsiaTheme="majorEastAsia" w:cstheme="majorBidi"/>
      <w:iCs/>
      <w:sz w:val="40"/>
      <w:szCs w:val="22"/>
    </w:rPr>
  </w:style>
  <w:style w:type="character" w:customStyle="1" w:styleId="Heading7Char2">
    <w:name w:val="Heading 7 Char2"/>
    <w:basedOn w:val="Fuentedeprrafopredeter"/>
    <w:rsid w:val="008809A0"/>
    <w:rPr>
      <w:rFonts w:eastAsiaTheme="majorEastAsia"/>
      <w:iCs/>
      <w:sz w:val="40"/>
      <w:szCs w:val="22"/>
    </w:rPr>
  </w:style>
  <w:style w:type="character" w:customStyle="1" w:styleId="Heading7Char3">
    <w:name w:val="Heading 7 Char3"/>
    <w:basedOn w:val="Fuentedeprrafopredeter"/>
    <w:rsid w:val="008809A0"/>
    <w:rPr>
      <w:rFonts w:eastAsiaTheme="majorEastAsia" w:cstheme="majorBidi"/>
      <w:iCs/>
      <w:sz w:val="40"/>
      <w:szCs w:val="22"/>
    </w:rPr>
  </w:style>
  <w:style w:type="character" w:customStyle="1" w:styleId="Heading7Char4">
    <w:name w:val="Heading 7 Char4"/>
    <w:basedOn w:val="Fuentedeprrafopredeter"/>
    <w:rsid w:val="008809A0"/>
    <w:rPr>
      <w:rFonts w:eastAsiaTheme="majorEastAsia" w:cstheme="majorBidi"/>
      <w:iCs/>
      <w:color w:val="000000" w:themeColor="text1"/>
      <w:sz w:val="40"/>
      <w:szCs w:val="22"/>
    </w:rPr>
  </w:style>
  <w:style w:type="character" w:customStyle="1" w:styleId="Heading7Char5">
    <w:name w:val="Heading 7 Char5"/>
    <w:basedOn w:val="Fuentedeprrafopredeter"/>
    <w:rsid w:val="008809A0"/>
    <w:rPr>
      <w:rFonts w:eastAsiaTheme="majorEastAsia" w:cstheme="majorBidi"/>
      <w:iCs/>
      <w:sz w:val="40"/>
      <w:szCs w:val="22"/>
    </w:rPr>
  </w:style>
  <w:style w:type="character" w:customStyle="1" w:styleId="Heading7Char6">
    <w:name w:val="Heading 7 Char6"/>
    <w:basedOn w:val="Fuentedeprrafopredeter"/>
    <w:rsid w:val="008809A0"/>
    <w:rPr>
      <w:rFonts w:cstheme="majorBidi"/>
      <w:iCs/>
      <w:sz w:val="40"/>
      <w:szCs w:val="22"/>
    </w:rPr>
  </w:style>
  <w:style w:type="table" w:styleId="Cuadrculamedia3-nfasis1">
    <w:name w:val="Medium Grid 3 Accent 1"/>
    <w:basedOn w:val="Tablanormal"/>
    <w:uiPriority w:val="69"/>
    <w:rsid w:val="008809A0"/>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8809A0"/>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customStyle="1" w:styleId="StepReal">
    <w:name w:val="Step Real"/>
    <w:basedOn w:val="Normal"/>
    <w:link w:val="StepRealChar"/>
    <w:rsid w:val="008809A0"/>
    <w:pPr>
      <w:tabs>
        <w:tab w:val="num" w:pos="1530"/>
      </w:tabs>
      <w:spacing w:after="240" w:afterAutospacing="0"/>
      <w:ind w:left="360"/>
      <w:jc w:val="left"/>
    </w:pPr>
    <w:rPr>
      <w:sz w:val="28"/>
      <w:szCs w:val="28"/>
    </w:rPr>
  </w:style>
  <w:style w:type="paragraph" w:customStyle="1" w:styleId="PartReal">
    <w:name w:val="Part Real"/>
    <w:basedOn w:val="Normal"/>
    <w:next w:val="Normal"/>
    <w:rsid w:val="008809A0"/>
    <w:pPr>
      <w:tabs>
        <w:tab w:val="num" w:pos="360"/>
      </w:tabs>
      <w:spacing w:before="120" w:after="240" w:afterAutospacing="0"/>
      <w:ind w:left="360" w:hanging="360"/>
      <w:jc w:val="left"/>
    </w:pPr>
    <w:rPr>
      <w:sz w:val="36"/>
      <w:szCs w:val="24"/>
    </w:rPr>
  </w:style>
  <w:style w:type="character" w:customStyle="1" w:styleId="StepRealChar">
    <w:name w:val="Step Real Char"/>
    <w:basedOn w:val="Fuentedeprrafopredeter"/>
    <w:link w:val="StepReal"/>
    <w:rsid w:val="008809A0"/>
    <w:rPr>
      <w:rFonts w:ascii="Times New Roman" w:eastAsia="Times New Roman" w:hAnsi="Times New Roman" w:cs="Times New Roman"/>
      <w:sz w:val="28"/>
      <w:szCs w:val="28"/>
    </w:rPr>
  </w:style>
  <w:style w:type="table" w:customStyle="1" w:styleId="LightList-Accent12">
    <w:name w:val="Light List - Accent 12"/>
    <w:basedOn w:val="Tablanormal"/>
    <w:uiPriority w:val="61"/>
    <w:rsid w:val="00162C4F"/>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7Char7">
    <w:name w:val="Heading 7 Char7"/>
    <w:basedOn w:val="Fuentedeprrafopredeter"/>
    <w:rsid w:val="008809A0"/>
    <w:rPr>
      <w:rFonts w:ascii="Times New Roman" w:eastAsiaTheme="majorEastAsia" w:hAnsi="Times New Roman" w:cstheme="majorBidi"/>
      <w:iCs/>
      <w:sz w:val="40"/>
    </w:rPr>
  </w:style>
  <w:style w:type="paragraph" w:customStyle="1" w:styleId="ParagraphX1">
    <w:name w:val="Paragraph (X)1"/>
    <w:basedOn w:val="Normal"/>
    <w:rsid w:val="008809A0"/>
    <w:pPr>
      <w:tabs>
        <w:tab w:val="num" w:pos="1008"/>
      </w:tabs>
      <w:spacing w:before="120" w:after="60"/>
      <w:ind w:left="1008" w:right="60" w:hanging="360"/>
    </w:pPr>
    <w:rPr>
      <w:kern w:val="22"/>
    </w:rPr>
  </w:style>
  <w:style w:type="paragraph" w:customStyle="1" w:styleId="JRQuestion1">
    <w:name w:val="JRQuestion1"/>
    <w:basedOn w:val="Normal"/>
    <w:qFormat/>
    <w:rsid w:val="00291145"/>
    <w:pPr>
      <w:tabs>
        <w:tab w:val="num" w:pos="1440"/>
      </w:tabs>
      <w:spacing w:after="240" w:afterAutospacing="0"/>
      <w:ind w:left="720" w:hanging="720"/>
      <w:jc w:val="left"/>
    </w:pPr>
  </w:style>
  <w:style w:type="paragraph" w:customStyle="1" w:styleId="JRStepPart1">
    <w:name w:val="JRStepPart1"/>
    <w:basedOn w:val="Normal"/>
    <w:qFormat/>
    <w:rsid w:val="008809A0"/>
    <w:pPr>
      <w:tabs>
        <w:tab w:val="num" w:pos="990"/>
      </w:tabs>
      <w:spacing w:after="240" w:afterAutospacing="0"/>
      <w:ind w:left="360" w:hanging="360"/>
    </w:pPr>
    <w:rPr>
      <w:szCs w:val="28"/>
    </w:rPr>
  </w:style>
  <w:style w:type="character" w:customStyle="1" w:styleId="JRObjectChar1">
    <w:name w:val="JRObject Char1"/>
    <w:basedOn w:val="Fuentedeprrafopredeter"/>
    <w:rsid w:val="008809A0"/>
    <w:rPr>
      <w:rFonts w:ascii="Courier New" w:eastAsia="Times New Roman" w:hAnsi="Courier New" w:cs="Courier New"/>
      <w:smallCaps/>
    </w:rPr>
  </w:style>
  <w:style w:type="character" w:customStyle="1" w:styleId="JRExpressionChar1">
    <w:name w:val="JRExpression Char1"/>
    <w:basedOn w:val="Fuentedeprrafopredeter"/>
    <w:rsid w:val="008809A0"/>
    <w:rPr>
      <w:rFonts w:ascii="Courier New" w:eastAsia="Times New Roman" w:hAnsi="Courier New" w:cs="Courier New"/>
    </w:rPr>
  </w:style>
  <w:style w:type="character" w:customStyle="1" w:styleId="JRPropertiesChar1">
    <w:name w:val="JRProperties Char1"/>
    <w:basedOn w:val="Fuentedeprrafopredeter"/>
    <w:rsid w:val="008809A0"/>
    <w:rPr>
      <w:rFonts w:ascii="Times New Roman" w:eastAsia="Times New Roman" w:hAnsi="Times New Roman" w:cs="Times New Roman"/>
      <w:i/>
    </w:rPr>
  </w:style>
  <w:style w:type="character" w:customStyle="1" w:styleId="JROurNamesChar1">
    <w:name w:val="JROurNames Char1"/>
    <w:basedOn w:val="Fuentedeprrafopredeter"/>
    <w:rsid w:val="008809A0"/>
    <w:rPr>
      <w:rFonts w:ascii="Times New Roman" w:eastAsia="Times New Roman" w:hAnsi="Times New Roman" w:cs="Times New Roman"/>
      <w:b/>
    </w:rPr>
  </w:style>
  <w:style w:type="paragraph" w:customStyle="1" w:styleId="JRFigure1">
    <w:name w:val="JRFigure1"/>
    <w:basedOn w:val="Normal"/>
    <w:qFormat/>
    <w:rsid w:val="008809A0"/>
    <w:pPr>
      <w:keepNext/>
      <w:spacing w:after="120" w:afterAutospacing="0"/>
      <w:jc w:val="center"/>
    </w:pPr>
  </w:style>
  <w:style w:type="paragraph" w:customStyle="1" w:styleId="JRList1">
    <w:name w:val="JRList1"/>
    <w:basedOn w:val="Prrafodelista"/>
    <w:qFormat/>
    <w:rsid w:val="008809A0"/>
    <w:pPr>
      <w:numPr>
        <w:numId w:val="0"/>
      </w:numPr>
      <w:spacing w:after="0"/>
      <w:ind w:left="720" w:hanging="360"/>
    </w:pPr>
  </w:style>
  <w:style w:type="paragraph" w:customStyle="1" w:styleId="JRListLastOne1">
    <w:name w:val="JRListLastOne1"/>
    <w:basedOn w:val="JRList"/>
    <w:qFormat/>
    <w:rsid w:val="008809A0"/>
    <w:pPr>
      <w:numPr>
        <w:numId w:val="0"/>
      </w:numPr>
      <w:tabs>
        <w:tab w:val="num" w:pos="1368"/>
      </w:tabs>
      <w:spacing w:after="240"/>
      <w:ind w:left="1368" w:hanging="360"/>
    </w:pPr>
  </w:style>
  <w:style w:type="character" w:customStyle="1" w:styleId="Heading1Char1">
    <w:name w:val="Heading 1 Char1"/>
    <w:basedOn w:val="Fuentedeprrafopredeter"/>
    <w:rsid w:val="008809A0"/>
    <w:rPr>
      <w:rFonts w:ascii="Times New Roman" w:eastAsia="Times New Roman" w:hAnsi="Times New Roman" w:cs="Times New Roman"/>
      <w:sz w:val="40"/>
    </w:rPr>
  </w:style>
  <w:style w:type="character" w:customStyle="1" w:styleId="Heading2Char1">
    <w:name w:val="Heading 2 Char1"/>
    <w:basedOn w:val="Fuentedeprrafopredeter"/>
    <w:rsid w:val="008809A0"/>
    <w:rPr>
      <w:rFonts w:ascii="Times New Roman" w:eastAsia="Times New Roman" w:hAnsi="Times New Roman" w:cs="Times New Roman"/>
      <w:b/>
      <w:kern w:val="28"/>
      <w:sz w:val="24"/>
    </w:rPr>
  </w:style>
  <w:style w:type="character" w:customStyle="1" w:styleId="FootnoteTextChar1">
    <w:name w:val="Footnote Text Char1"/>
    <w:basedOn w:val="Fuentedeprrafopredeter"/>
    <w:uiPriority w:val="99"/>
    <w:semiHidden/>
    <w:rsid w:val="008809A0"/>
    <w:rPr>
      <w:rFonts w:ascii="Times New Roman" w:eastAsia="Times New Roman" w:hAnsi="Times New Roman" w:cs="Times New Roman"/>
      <w:sz w:val="18"/>
    </w:rPr>
  </w:style>
  <w:style w:type="paragraph" w:customStyle="1" w:styleId="JRPart1">
    <w:name w:val="JRPart1"/>
    <w:basedOn w:val="Normal"/>
    <w:next w:val="Normal"/>
    <w:rsid w:val="008809A0"/>
    <w:pPr>
      <w:tabs>
        <w:tab w:val="num" w:pos="960"/>
      </w:tabs>
      <w:spacing w:before="120" w:after="240" w:afterAutospacing="0"/>
      <w:ind w:left="960" w:hanging="960"/>
    </w:pPr>
    <w:rPr>
      <w:b/>
      <w:sz w:val="24"/>
      <w:szCs w:val="24"/>
    </w:rPr>
  </w:style>
  <w:style w:type="paragraph" w:customStyle="1" w:styleId="JRObject1">
    <w:name w:val="JRObject1"/>
    <w:basedOn w:val="Normal"/>
    <w:qFormat/>
    <w:rsid w:val="008809A0"/>
    <w:rPr>
      <w:rFonts w:ascii="Courier New" w:hAnsi="Courier New" w:cs="Courier New"/>
      <w:smallCaps/>
    </w:rPr>
  </w:style>
  <w:style w:type="paragraph" w:customStyle="1" w:styleId="JRExpression1">
    <w:name w:val="JRExpression1"/>
    <w:basedOn w:val="Normal"/>
    <w:qFormat/>
    <w:rsid w:val="008809A0"/>
    <w:rPr>
      <w:rFonts w:ascii="Courier New" w:hAnsi="Courier New" w:cs="Courier New"/>
    </w:rPr>
  </w:style>
  <w:style w:type="paragraph" w:customStyle="1" w:styleId="JRProperties1">
    <w:name w:val="JRProperties1"/>
    <w:basedOn w:val="Normal"/>
    <w:qFormat/>
    <w:rsid w:val="008809A0"/>
    <w:rPr>
      <w:i/>
    </w:rPr>
  </w:style>
  <w:style w:type="paragraph" w:customStyle="1" w:styleId="JROurNames1">
    <w:name w:val="JROurNames1"/>
    <w:basedOn w:val="Normal"/>
    <w:qFormat/>
    <w:rsid w:val="008809A0"/>
    <w:rPr>
      <w:b/>
    </w:rPr>
  </w:style>
  <w:style w:type="character" w:customStyle="1" w:styleId="JRStepPartChar1">
    <w:name w:val="JRStepPart Char1"/>
    <w:basedOn w:val="Fuentedeprrafopredeter"/>
    <w:rsid w:val="008809A0"/>
    <w:rPr>
      <w:rFonts w:ascii="Times New Roman" w:eastAsia="Times New Roman" w:hAnsi="Times New Roman" w:cs="Times New Roman"/>
      <w:szCs w:val="28"/>
    </w:rPr>
  </w:style>
  <w:style w:type="character" w:customStyle="1" w:styleId="JRFigureChar1">
    <w:name w:val="JRFigure Char1"/>
    <w:basedOn w:val="Fuentedeprrafopredeter"/>
    <w:rsid w:val="008809A0"/>
    <w:rPr>
      <w:rFonts w:ascii="Times New Roman" w:eastAsia="Times New Roman" w:hAnsi="Times New Roman" w:cs="Times New Roman"/>
    </w:rPr>
  </w:style>
  <w:style w:type="character" w:customStyle="1" w:styleId="JRListChar1">
    <w:name w:val="JRList Char1"/>
    <w:basedOn w:val="Fuentedeprrafopredeter"/>
    <w:rsid w:val="008809A0"/>
    <w:rPr>
      <w:rFonts w:ascii="Times New Roman" w:eastAsia="Times New Roman" w:hAnsi="Times New Roman" w:cs="Times New Roman"/>
      <w:szCs w:val="28"/>
    </w:rPr>
  </w:style>
  <w:style w:type="character" w:customStyle="1" w:styleId="JRListLastOneChar1">
    <w:name w:val="JRListLastOne Char1"/>
    <w:basedOn w:val="JRListChar"/>
    <w:rsid w:val="008809A0"/>
    <w:rPr>
      <w:rFonts w:ascii="Times New Roman" w:eastAsia="Times New Roman" w:hAnsi="Times New Roman" w:cs="Times New Roman"/>
      <w:szCs w:val="28"/>
    </w:rPr>
  </w:style>
  <w:style w:type="character" w:customStyle="1" w:styleId="ParagraphXChar1">
    <w:name w:val="Paragraph (X) Char1"/>
    <w:basedOn w:val="Fuentedeprrafopredeter"/>
    <w:rsid w:val="008809A0"/>
    <w:rPr>
      <w:rFonts w:ascii="Times New Roman" w:eastAsia="Times New Roman" w:hAnsi="Times New Roman" w:cs="Times New Roman"/>
      <w:kern w:val="22"/>
    </w:rPr>
  </w:style>
  <w:style w:type="paragraph" w:customStyle="1" w:styleId="JRProcessSteps1">
    <w:name w:val="JRProcessSteps1"/>
    <w:basedOn w:val="Normal"/>
    <w:qFormat/>
    <w:rsid w:val="008809A0"/>
    <w:pPr>
      <w:tabs>
        <w:tab w:val="num" w:pos="1080"/>
      </w:tabs>
      <w:spacing w:after="240" w:afterAutospacing="0"/>
      <w:ind w:left="1080" w:hanging="360"/>
    </w:pPr>
    <w:rPr>
      <w:i/>
      <w:sz w:val="28"/>
      <w:szCs w:val="28"/>
    </w:rPr>
  </w:style>
  <w:style w:type="character" w:customStyle="1" w:styleId="Heading1Char2">
    <w:name w:val="Heading 1 Char2"/>
    <w:basedOn w:val="Fuentedeprrafopredeter"/>
    <w:rsid w:val="008809A0"/>
    <w:rPr>
      <w:rFonts w:ascii="Times New Roman" w:eastAsia="Times New Roman" w:hAnsi="Times New Roman" w:cs="Times New Roman"/>
      <w:sz w:val="40"/>
    </w:rPr>
  </w:style>
  <w:style w:type="character" w:customStyle="1" w:styleId="Heading2Char2">
    <w:name w:val="Heading 2 Char2"/>
    <w:basedOn w:val="Fuentedeprrafopredeter"/>
    <w:rsid w:val="008809A0"/>
    <w:rPr>
      <w:rFonts w:ascii="Times New Roman" w:eastAsia="Times New Roman" w:hAnsi="Times New Roman" w:cs="Times New Roman"/>
      <w:b/>
      <w:kern w:val="28"/>
      <w:sz w:val="24"/>
    </w:rPr>
  </w:style>
  <w:style w:type="character" w:customStyle="1" w:styleId="Heading3Char1">
    <w:name w:val="Heading 3 Char1"/>
    <w:basedOn w:val="Fuentedeprrafopredeter"/>
    <w:rsid w:val="008809A0"/>
    <w:rPr>
      <w:rFonts w:ascii="Times New Roman" w:eastAsia="Times New Roman" w:hAnsi="Times New Roman" w:cs="Arial"/>
      <w:b/>
      <w:kern w:val="22"/>
    </w:rPr>
  </w:style>
  <w:style w:type="character" w:customStyle="1" w:styleId="Heading4Char1">
    <w:name w:val="Heading 4 Char1"/>
    <w:basedOn w:val="Fuentedeprrafopredeter"/>
    <w:rsid w:val="008809A0"/>
    <w:rPr>
      <w:rFonts w:ascii="Times New Roman" w:eastAsia="Times New Roman" w:hAnsi="Times New Roman" w:cs="Times New Roman"/>
      <w:b/>
      <w:kern w:val="22"/>
    </w:rPr>
  </w:style>
  <w:style w:type="character" w:customStyle="1" w:styleId="Heading5Char1">
    <w:name w:val="Heading 5 Char1"/>
    <w:basedOn w:val="Fuentedeprrafopredeter"/>
    <w:rsid w:val="008809A0"/>
    <w:rPr>
      <w:rFonts w:ascii="Times New Roman" w:eastAsia="Times New Roman" w:hAnsi="Times New Roman" w:cs="Times New Roman"/>
      <w:b/>
      <w:snapToGrid w:val="0"/>
      <w:kern w:val="22"/>
      <w:sz w:val="18"/>
    </w:rPr>
  </w:style>
  <w:style w:type="character" w:customStyle="1" w:styleId="Heading6Char1">
    <w:name w:val="Heading 6 Char1"/>
    <w:basedOn w:val="Fuentedeprrafopredeter"/>
    <w:rsid w:val="008809A0"/>
    <w:rPr>
      <w:rFonts w:ascii="Times New Roman" w:eastAsia="Times New Roman" w:hAnsi="Times New Roman" w:cs="Times New Roman"/>
      <w:i/>
      <w:kern w:val="22"/>
      <w:sz w:val="18"/>
    </w:rPr>
  </w:style>
  <w:style w:type="character" w:customStyle="1" w:styleId="Heading7Char8">
    <w:name w:val="Heading 7 Char8"/>
    <w:basedOn w:val="Fuentedeprrafopredeter"/>
    <w:rsid w:val="008809A0"/>
    <w:rPr>
      <w:rFonts w:asciiTheme="majorHAnsi" w:eastAsiaTheme="majorEastAsia" w:hAnsiTheme="majorHAnsi" w:cstheme="majorBidi"/>
      <w:i/>
      <w:iCs/>
      <w:color w:val="404040" w:themeColor="text1" w:themeTint="BF"/>
    </w:rPr>
  </w:style>
  <w:style w:type="character" w:customStyle="1" w:styleId="Heading8Char1">
    <w:name w:val="Heading 8 Char1"/>
    <w:basedOn w:val="Fuentedeprrafopredeter"/>
    <w:rsid w:val="008809A0"/>
    <w:rPr>
      <w:rFonts w:ascii="Times New Roman" w:eastAsia="Times New Roman" w:hAnsi="Times New Roman" w:cs="Times New Roman"/>
      <w:b/>
      <w:kern w:val="22"/>
    </w:rPr>
  </w:style>
  <w:style w:type="character" w:customStyle="1" w:styleId="Heading9Char1">
    <w:name w:val="Heading 9 Char1"/>
    <w:basedOn w:val="Fuentedeprrafopredeter"/>
    <w:rsid w:val="008809A0"/>
    <w:rPr>
      <w:rFonts w:ascii="Times New Roman" w:eastAsia="Times New Roman" w:hAnsi="Times New Roman" w:cs="Times New Roman"/>
      <w:b/>
      <w:i/>
    </w:rPr>
  </w:style>
  <w:style w:type="paragraph" w:customStyle="1" w:styleId="ParagraphX2">
    <w:name w:val="Paragraph (X)2"/>
    <w:basedOn w:val="Normal"/>
    <w:rsid w:val="008809A0"/>
    <w:pPr>
      <w:tabs>
        <w:tab w:val="num" w:pos="1008"/>
      </w:tabs>
      <w:spacing w:before="120" w:after="60"/>
      <w:ind w:left="1008" w:right="60" w:hanging="360"/>
    </w:pPr>
    <w:rPr>
      <w:kern w:val="22"/>
    </w:rPr>
  </w:style>
  <w:style w:type="paragraph" w:customStyle="1" w:styleId="ListBulletedX1">
    <w:name w:val="List Bulleted (X)1"/>
    <w:basedOn w:val="Lista"/>
    <w:rsid w:val="008809A0"/>
    <w:pPr>
      <w:numPr>
        <w:numId w:val="0"/>
      </w:numPr>
      <w:tabs>
        <w:tab w:val="left" w:pos="360"/>
      </w:tabs>
      <w:spacing w:after="60"/>
      <w:ind w:left="360" w:right="1008" w:hanging="360"/>
    </w:pPr>
    <w:rPr>
      <w:kern w:val="22"/>
    </w:rPr>
  </w:style>
  <w:style w:type="paragraph" w:customStyle="1" w:styleId="ListNumberedX1">
    <w:name w:val="List Numbered (X)1"/>
    <w:basedOn w:val="Normal"/>
    <w:rsid w:val="008809A0"/>
    <w:pPr>
      <w:tabs>
        <w:tab w:val="num" w:pos="720"/>
      </w:tabs>
      <w:spacing w:before="60" w:after="60"/>
      <w:ind w:left="720" w:right="1080" w:hanging="360"/>
    </w:pPr>
    <w:rPr>
      <w:kern w:val="22"/>
      <w:sz w:val="18"/>
    </w:rPr>
  </w:style>
  <w:style w:type="paragraph" w:customStyle="1" w:styleId="TableBulletedList1">
    <w:name w:val="Table Bulleted List1"/>
    <w:basedOn w:val="TableText"/>
    <w:rsid w:val="008809A0"/>
    <w:pPr>
      <w:tabs>
        <w:tab w:val="num" w:pos="360"/>
      </w:tabs>
      <w:spacing w:before="60"/>
      <w:ind w:left="360" w:hanging="360"/>
    </w:pPr>
  </w:style>
  <w:style w:type="paragraph" w:customStyle="1" w:styleId="TableText1">
    <w:name w:val="Table Text1"/>
    <w:basedOn w:val="Normal"/>
    <w:rsid w:val="008809A0"/>
    <w:pPr>
      <w:spacing w:before="120" w:after="60"/>
    </w:pPr>
    <w:rPr>
      <w:rFonts w:ascii="Arial" w:hAnsi="Arial"/>
      <w:kern w:val="18"/>
      <w:sz w:val="18"/>
    </w:rPr>
  </w:style>
  <w:style w:type="paragraph" w:customStyle="1" w:styleId="ListNumbered1">
    <w:name w:val="List Numbered1"/>
    <w:basedOn w:val="Normal"/>
    <w:rsid w:val="008809A0"/>
    <w:pPr>
      <w:tabs>
        <w:tab w:val="num" w:pos="1368"/>
      </w:tabs>
      <w:spacing w:before="60" w:after="60"/>
      <w:ind w:left="1368" w:right="1080" w:hanging="360"/>
    </w:pPr>
    <w:rPr>
      <w:kern w:val="22"/>
      <w:sz w:val="18"/>
    </w:rPr>
  </w:style>
  <w:style w:type="paragraph" w:customStyle="1" w:styleId="leadbullet1">
    <w:name w:val="lead bullet1"/>
    <w:basedOn w:val="Normal"/>
    <w:autoRedefine/>
    <w:rsid w:val="008809A0"/>
    <w:pPr>
      <w:tabs>
        <w:tab w:val="num" w:pos="360"/>
      </w:tabs>
      <w:spacing w:before="40" w:after="120"/>
      <w:ind w:left="720" w:hanging="360"/>
    </w:pPr>
    <w:rPr>
      <w:rFonts w:ascii="Helvetica 45 Light" w:hAnsi="Helvetica 45 Light"/>
    </w:rPr>
  </w:style>
  <w:style w:type="paragraph" w:customStyle="1" w:styleId="SpecHeading11">
    <w:name w:val="Spec Heading 11"/>
    <w:basedOn w:val="Ttulo1"/>
    <w:next w:val="Normal"/>
    <w:rsid w:val="008809A0"/>
    <w:pPr>
      <w:numPr>
        <w:numId w:val="0"/>
      </w:numPr>
      <w:ind w:left="720" w:hanging="360"/>
      <w:outlineLvl w:val="9"/>
    </w:pPr>
  </w:style>
  <w:style w:type="paragraph" w:customStyle="1" w:styleId="Paragraph1">
    <w:name w:val="Paragraph1"/>
    <w:basedOn w:val="Normal"/>
    <w:rsid w:val="008809A0"/>
    <w:pPr>
      <w:spacing w:before="60" w:after="60"/>
      <w:ind w:left="720"/>
    </w:pPr>
    <w:rPr>
      <w:rFonts w:cs="Arial"/>
      <w:kern w:val="22"/>
    </w:rPr>
  </w:style>
  <w:style w:type="paragraph" w:customStyle="1" w:styleId="TOC41">
    <w:name w:val="TOC41"/>
    <w:basedOn w:val="BdyTxtlvl1"/>
    <w:rsid w:val="008809A0"/>
  </w:style>
  <w:style w:type="paragraph" w:customStyle="1" w:styleId="BdyTxtlvl11">
    <w:name w:val="Bdy_Txt_lvl_11"/>
    <w:basedOn w:val="Normal"/>
    <w:rsid w:val="008809A0"/>
    <w:pPr>
      <w:widowControl w:val="0"/>
      <w:spacing w:after="120"/>
      <w:ind w:left="360"/>
    </w:pPr>
    <w:rPr>
      <w:sz w:val="18"/>
    </w:rPr>
  </w:style>
  <w:style w:type="paragraph" w:customStyle="1" w:styleId="ListBulleted1">
    <w:name w:val="List Bulleted1"/>
    <w:basedOn w:val="Lista"/>
    <w:rsid w:val="008809A0"/>
    <w:pPr>
      <w:tabs>
        <w:tab w:val="num" w:pos="720"/>
      </w:tabs>
      <w:spacing w:before="60" w:after="60"/>
      <w:ind w:left="720" w:right="1008" w:hanging="432"/>
    </w:pPr>
    <w:rPr>
      <w:kern w:val="22"/>
    </w:rPr>
  </w:style>
  <w:style w:type="paragraph" w:customStyle="1" w:styleId="ListIndented1">
    <w:name w:val="List Indented1"/>
    <w:basedOn w:val="Normal"/>
    <w:rsid w:val="008809A0"/>
    <w:pPr>
      <w:spacing w:before="60" w:after="60"/>
      <w:ind w:left="1440" w:right="720"/>
    </w:pPr>
    <w:rPr>
      <w:kern w:val="22"/>
      <w:sz w:val="18"/>
    </w:rPr>
  </w:style>
  <w:style w:type="paragraph" w:customStyle="1" w:styleId="TableHeading1">
    <w:name w:val="Table Heading1"/>
    <w:basedOn w:val="Normal"/>
    <w:rsid w:val="008809A0"/>
    <w:pPr>
      <w:spacing w:before="120" w:after="120"/>
    </w:pPr>
    <w:rPr>
      <w:b/>
      <w:kern w:val="20"/>
      <w:sz w:val="20"/>
    </w:rPr>
  </w:style>
  <w:style w:type="paragraph" w:customStyle="1" w:styleId="ParagraphIndentedBold1">
    <w:name w:val="Paragraph Indented Bold1"/>
    <w:basedOn w:val="Paragraph"/>
    <w:rsid w:val="008809A0"/>
    <w:pPr>
      <w:spacing w:before="120"/>
      <w:ind w:right="720"/>
      <w:jc w:val="left"/>
    </w:pPr>
    <w:rPr>
      <w:b/>
    </w:rPr>
  </w:style>
  <w:style w:type="paragraph" w:customStyle="1" w:styleId="ParagraphIndentedRegular1">
    <w:name w:val="Paragraph Indented Regular1"/>
    <w:basedOn w:val="ParagraphIndentedBold"/>
    <w:rsid w:val="008809A0"/>
    <w:pPr>
      <w:numPr>
        <w:numId w:val="0"/>
      </w:numPr>
      <w:ind w:left="720"/>
    </w:pPr>
    <w:rPr>
      <w:b w:val="0"/>
    </w:rPr>
  </w:style>
  <w:style w:type="paragraph" w:customStyle="1" w:styleId="BdyTxtlvl31">
    <w:name w:val="Bdy_Txt_lvl_31"/>
    <w:basedOn w:val="BdyTxtlvl2"/>
    <w:rsid w:val="008809A0"/>
    <w:pPr>
      <w:ind w:left="720"/>
    </w:pPr>
  </w:style>
  <w:style w:type="paragraph" w:customStyle="1" w:styleId="BdyTxtlvl21">
    <w:name w:val="Bdy_Txt_lvl_21"/>
    <w:basedOn w:val="Normal"/>
    <w:rsid w:val="008809A0"/>
    <w:pPr>
      <w:widowControl w:val="0"/>
      <w:spacing w:before="60" w:after="40"/>
      <w:ind w:left="540"/>
    </w:pPr>
    <w:rPr>
      <w:sz w:val="18"/>
    </w:rPr>
  </w:style>
  <w:style w:type="paragraph" w:customStyle="1" w:styleId="font61">
    <w:name w:val="font61"/>
    <w:basedOn w:val="Normal"/>
    <w:rsid w:val="008809A0"/>
    <w:pPr>
      <w:spacing w:before="100" w:beforeAutospacing="1"/>
    </w:pPr>
    <w:rPr>
      <w:rFonts w:eastAsia="Arial Unicode MS" w:cs="Arial"/>
      <w:sz w:val="18"/>
    </w:rPr>
  </w:style>
  <w:style w:type="paragraph" w:customStyle="1" w:styleId="Titlepgsubtitle1">
    <w:name w:val="Title_pg_subtitle1"/>
    <w:basedOn w:val="Normal"/>
    <w:rsid w:val="008809A0"/>
    <w:pPr>
      <w:widowControl w:val="0"/>
    </w:pPr>
    <w:rPr>
      <w:rFonts w:ascii="Arial" w:hAnsi="Arial"/>
    </w:rPr>
  </w:style>
  <w:style w:type="character" w:customStyle="1" w:styleId="FooterChar1">
    <w:name w:val="Footer Char1"/>
    <w:basedOn w:val="Fuentedeprrafopredeter"/>
    <w:semiHidden/>
    <w:rsid w:val="008809A0"/>
    <w:rPr>
      <w:rFonts w:ascii="Times New Roman" w:eastAsia="Times New Roman" w:hAnsi="Times New Roman" w:cs="Times New Roman"/>
      <w:kern w:val="18"/>
      <w:sz w:val="16"/>
    </w:rPr>
  </w:style>
  <w:style w:type="paragraph" w:customStyle="1" w:styleId="SubHeading1">
    <w:name w:val="Sub Heading1"/>
    <w:basedOn w:val="Paragraph"/>
    <w:rsid w:val="008809A0"/>
    <w:pPr>
      <w:keepNext/>
      <w:spacing w:before="180"/>
    </w:pPr>
    <w:rPr>
      <w:b/>
    </w:rPr>
  </w:style>
  <w:style w:type="character" w:customStyle="1" w:styleId="BodyTextChar2">
    <w:name w:val="Body Text Char2"/>
    <w:aliases w:val="RFQ Text Char2"/>
    <w:basedOn w:val="Fuentedeprrafopredeter"/>
    <w:semiHidden/>
    <w:rsid w:val="008809A0"/>
    <w:rPr>
      <w:rFonts w:ascii="Times New Roman" w:eastAsia="Times New Roman" w:hAnsi="Times New Roman" w:cs="Times New Roman"/>
      <w:sz w:val="18"/>
    </w:rPr>
  </w:style>
  <w:style w:type="paragraph" w:customStyle="1" w:styleId="ParagraphSecond1">
    <w:name w:val="Paragraph Second+1"/>
    <w:basedOn w:val="ParagraphFirst"/>
    <w:rsid w:val="008809A0"/>
    <w:pPr>
      <w:spacing w:before="120" w:after="60"/>
    </w:pPr>
  </w:style>
  <w:style w:type="paragraph" w:customStyle="1" w:styleId="ParagraphFirst1">
    <w:name w:val="Paragraph First1"/>
    <w:basedOn w:val="Normal"/>
    <w:next w:val="ParagraphSecond"/>
    <w:rsid w:val="008809A0"/>
    <w:pPr>
      <w:spacing w:before="240" w:after="120"/>
      <w:ind w:left="720" w:right="720"/>
    </w:pPr>
    <w:rPr>
      <w:kern w:val="22"/>
    </w:rPr>
  </w:style>
  <w:style w:type="character" w:customStyle="1" w:styleId="HeaderChar1">
    <w:name w:val="Header Char1"/>
    <w:basedOn w:val="Fuentedeprrafopredeter"/>
    <w:rsid w:val="008809A0"/>
    <w:rPr>
      <w:rFonts w:ascii="Arial" w:eastAsia="Times New Roman" w:hAnsi="Arial" w:cs="Times New Roman"/>
      <w:b/>
      <w:kern w:val="18"/>
      <w:sz w:val="18"/>
    </w:rPr>
  </w:style>
  <w:style w:type="character" w:customStyle="1" w:styleId="BodyText2Char1">
    <w:name w:val="Body Text 2 Char1"/>
    <w:basedOn w:val="Fuentedeprrafopredeter"/>
    <w:semiHidden/>
    <w:rsid w:val="008809A0"/>
    <w:rPr>
      <w:rFonts w:ascii="Times New Roman" w:eastAsia="Times New Roman" w:hAnsi="Times New Roman" w:cs="Times New Roman"/>
    </w:rPr>
  </w:style>
  <w:style w:type="character" w:customStyle="1" w:styleId="CommentTextChar1">
    <w:name w:val="Comment Text Char1"/>
    <w:basedOn w:val="Fuentedeprrafopredeter"/>
    <w:semiHidden/>
    <w:rsid w:val="008809A0"/>
    <w:rPr>
      <w:rFonts w:ascii="Times New Roman" w:eastAsia="Times New Roman" w:hAnsi="Times New Roman" w:cs="Times New Roman"/>
      <w:sz w:val="18"/>
    </w:rPr>
  </w:style>
  <w:style w:type="character" w:customStyle="1" w:styleId="EndnoteTextChar1">
    <w:name w:val="Endnote Text Char1"/>
    <w:basedOn w:val="Fuentedeprrafopredeter"/>
    <w:semiHidden/>
    <w:rsid w:val="008809A0"/>
    <w:rPr>
      <w:rFonts w:ascii="Times New Roman" w:eastAsia="Times New Roman" w:hAnsi="Times New Roman" w:cs="Times New Roman"/>
      <w:sz w:val="18"/>
    </w:rPr>
  </w:style>
  <w:style w:type="character" w:customStyle="1" w:styleId="FootnoteTextChar2">
    <w:name w:val="Footnote Text Char2"/>
    <w:basedOn w:val="Fuentedeprrafopredeter"/>
    <w:uiPriority w:val="99"/>
    <w:semiHidden/>
    <w:rsid w:val="008809A0"/>
    <w:rPr>
      <w:rFonts w:ascii="Times New Roman" w:eastAsia="Times New Roman" w:hAnsi="Times New Roman" w:cs="Times New Roman"/>
      <w:sz w:val="18"/>
    </w:rPr>
  </w:style>
  <w:style w:type="character" w:customStyle="1" w:styleId="HTMLPreformattedChar1">
    <w:name w:val="HTML Preformatted Char1"/>
    <w:basedOn w:val="Fuentedeprrafopredeter"/>
    <w:semiHidden/>
    <w:rsid w:val="008809A0"/>
    <w:rPr>
      <w:rFonts w:ascii="Courier New" w:eastAsia="Times New Roman" w:hAnsi="Courier New" w:cs="Courier New"/>
      <w:sz w:val="18"/>
    </w:rPr>
  </w:style>
  <w:style w:type="character" w:customStyle="1" w:styleId="MacroTextChar1">
    <w:name w:val="Macro Text Char1"/>
    <w:basedOn w:val="Fuentedeprrafopredeter"/>
    <w:semiHidden/>
    <w:rsid w:val="008809A0"/>
    <w:rPr>
      <w:rFonts w:ascii="Courier New" w:eastAsia="Times New Roman" w:hAnsi="Courier New" w:cs="Courier New"/>
      <w:sz w:val="16"/>
      <w:szCs w:val="20"/>
    </w:rPr>
  </w:style>
  <w:style w:type="character" w:customStyle="1" w:styleId="MessageHeaderChar1">
    <w:name w:val="Message Header Char1"/>
    <w:basedOn w:val="Fuentedeprrafopredeter"/>
    <w:semiHidden/>
    <w:rsid w:val="008809A0"/>
    <w:rPr>
      <w:rFonts w:ascii="Times New Roman" w:eastAsia="Times New Roman" w:hAnsi="Times New Roman" w:cs="Arial"/>
      <w:sz w:val="18"/>
      <w:szCs w:val="24"/>
      <w:shd w:val="pct20" w:color="auto" w:fill="auto"/>
    </w:rPr>
  </w:style>
  <w:style w:type="character" w:customStyle="1" w:styleId="PlainTextChar1">
    <w:name w:val="Plain Text Char1"/>
    <w:basedOn w:val="Fuentedeprrafopredeter"/>
    <w:semiHidden/>
    <w:rsid w:val="008809A0"/>
    <w:rPr>
      <w:rFonts w:ascii="Courier New" w:eastAsia="Times New Roman" w:hAnsi="Courier New" w:cs="Courier New"/>
    </w:rPr>
  </w:style>
  <w:style w:type="character" w:customStyle="1" w:styleId="SubtitleChar1">
    <w:name w:val="Subtitle Char1"/>
    <w:basedOn w:val="Fuentedeprrafopredeter"/>
    <w:rsid w:val="008809A0"/>
    <w:rPr>
      <w:rFonts w:ascii="Times New Roman" w:eastAsia="Times New Roman" w:hAnsi="Times New Roman" w:cs="Arial"/>
      <w:szCs w:val="24"/>
    </w:rPr>
  </w:style>
  <w:style w:type="character" w:customStyle="1" w:styleId="TitleChar1">
    <w:name w:val="Title Char1"/>
    <w:basedOn w:val="Fuentedeprrafopredeter"/>
    <w:rsid w:val="008809A0"/>
    <w:rPr>
      <w:rFonts w:ascii="Times New Roman" w:eastAsia="Times New Roman" w:hAnsi="Times New Roman" w:cs="Arial"/>
      <w:b/>
      <w:bCs/>
      <w:kern w:val="28"/>
      <w:sz w:val="24"/>
      <w:szCs w:val="32"/>
    </w:rPr>
  </w:style>
  <w:style w:type="paragraph" w:customStyle="1" w:styleId="Appendix11">
    <w:name w:val="Appendix 11"/>
    <w:basedOn w:val="Normal"/>
    <w:next w:val="Normal"/>
    <w:rsid w:val="008809A0"/>
    <w:pPr>
      <w:keepNext/>
      <w:pageBreakBefore/>
      <w:tabs>
        <w:tab w:val="right" w:pos="-2900"/>
        <w:tab w:val="left" w:pos="700"/>
      </w:tabs>
      <w:spacing w:before="320"/>
      <w:outlineLvl w:val="0"/>
    </w:pPr>
    <w:rPr>
      <w:b/>
      <w:kern w:val="28"/>
      <w:sz w:val="28"/>
    </w:rPr>
  </w:style>
  <w:style w:type="paragraph" w:customStyle="1" w:styleId="Appendix21">
    <w:name w:val="Appendix 21"/>
    <w:basedOn w:val="Normal"/>
    <w:next w:val="Normal"/>
    <w:rsid w:val="008809A0"/>
    <w:pPr>
      <w:spacing w:before="240"/>
      <w:outlineLvl w:val="1"/>
    </w:pPr>
    <w:rPr>
      <w:b/>
      <w:kern w:val="28"/>
      <w:sz w:val="24"/>
    </w:rPr>
  </w:style>
  <w:style w:type="paragraph" w:customStyle="1" w:styleId="Appendix31">
    <w:name w:val="Appendix 31"/>
    <w:basedOn w:val="Normal"/>
    <w:next w:val="Normal"/>
    <w:rsid w:val="008809A0"/>
    <w:pPr>
      <w:keepNext/>
      <w:spacing w:before="160"/>
      <w:outlineLvl w:val="2"/>
    </w:pPr>
    <w:rPr>
      <w:b/>
      <w:kern w:val="22"/>
    </w:rPr>
  </w:style>
  <w:style w:type="paragraph" w:customStyle="1" w:styleId="Preface11">
    <w:name w:val="Preface 11"/>
    <w:basedOn w:val="Normal"/>
    <w:next w:val="Normal"/>
    <w:rsid w:val="008809A0"/>
    <w:pPr>
      <w:keepNext/>
      <w:pageBreakBefore/>
      <w:tabs>
        <w:tab w:val="right" w:pos="-2900"/>
        <w:tab w:val="left" w:pos="700"/>
      </w:tabs>
      <w:spacing w:before="320"/>
      <w:outlineLvl w:val="0"/>
    </w:pPr>
    <w:rPr>
      <w:b/>
      <w:sz w:val="28"/>
    </w:rPr>
  </w:style>
  <w:style w:type="paragraph" w:customStyle="1" w:styleId="Preface21">
    <w:name w:val="Preface 21"/>
    <w:basedOn w:val="Normal"/>
    <w:next w:val="Normal"/>
    <w:rsid w:val="008809A0"/>
    <w:pPr>
      <w:keepNext/>
      <w:spacing w:before="240"/>
      <w:outlineLvl w:val="1"/>
    </w:pPr>
    <w:rPr>
      <w:b/>
      <w:kern w:val="28"/>
      <w:sz w:val="24"/>
    </w:rPr>
  </w:style>
  <w:style w:type="paragraph" w:customStyle="1" w:styleId="Preface31">
    <w:name w:val="Preface 31"/>
    <w:basedOn w:val="Normal"/>
    <w:next w:val="Normal"/>
    <w:rsid w:val="008809A0"/>
    <w:pPr>
      <w:keepNext/>
      <w:spacing w:before="160"/>
      <w:outlineLvl w:val="2"/>
    </w:pPr>
    <w:rPr>
      <w:b/>
      <w:kern w:val="22"/>
    </w:rPr>
  </w:style>
  <w:style w:type="paragraph" w:customStyle="1" w:styleId="JRQuestion2">
    <w:name w:val="JRQuestion2"/>
    <w:basedOn w:val="Normal"/>
    <w:qFormat/>
    <w:rsid w:val="008809A0"/>
    <w:pPr>
      <w:tabs>
        <w:tab w:val="num" w:pos="1440"/>
      </w:tabs>
      <w:spacing w:after="240" w:afterAutospacing="0"/>
      <w:ind w:left="720" w:hanging="720"/>
      <w:jc w:val="left"/>
    </w:pPr>
  </w:style>
  <w:style w:type="paragraph" w:customStyle="1" w:styleId="JRStepPart2">
    <w:name w:val="JRStepPart2"/>
    <w:basedOn w:val="Normal"/>
    <w:qFormat/>
    <w:rsid w:val="008809A0"/>
    <w:pPr>
      <w:tabs>
        <w:tab w:val="num" w:pos="990"/>
      </w:tabs>
      <w:spacing w:after="240" w:afterAutospacing="0"/>
      <w:ind w:left="360" w:hanging="360"/>
    </w:pPr>
    <w:rPr>
      <w:szCs w:val="28"/>
    </w:rPr>
  </w:style>
  <w:style w:type="paragraph" w:customStyle="1" w:styleId="JRPart2">
    <w:name w:val="JRPart2"/>
    <w:basedOn w:val="Normal"/>
    <w:next w:val="Normal"/>
    <w:rsid w:val="008809A0"/>
    <w:pPr>
      <w:tabs>
        <w:tab w:val="num" w:pos="960"/>
      </w:tabs>
      <w:spacing w:before="120" w:after="240" w:afterAutospacing="0"/>
      <w:ind w:left="960" w:hanging="960"/>
    </w:pPr>
    <w:rPr>
      <w:b/>
      <w:sz w:val="24"/>
      <w:szCs w:val="24"/>
    </w:rPr>
  </w:style>
  <w:style w:type="character" w:customStyle="1" w:styleId="BalloonTextChar1">
    <w:name w:val="Balloon Text Char1"/>
    <w:basedOn w:val="Fuentedeprrafopredeter"/>
    <w:uiPriority w:val="99"/>
    <w:semiHidden/>
    <w:rsid w:val="008809A0"/>
    <w:rPr>
      <w:rFonts w:ascii="Tahoma" w:eastAsia="Times New Roman" w:hAnsi="Tahoma" w:cs="Tahoma"/>
      <w:sz w:val="16"/>
      <w:szCs w:val="16"/>
    </w:rPr>
  </w:style>
  <w:style w:type="paragraph" w:customStyle="1" w:styleId="JRObject2">
    <w:name w:val="JRObject2"/>
    <w:basedOn w:val="Normal"/>
    <w:qFormat/>
    <w:rsid w:val="008809A0"/>
    <w:rPr>
      <w:rFonts w:ascii="Courier New" w:hAnsi="Courier New" w:cs="Courier New"/>
      <w:smallCaps/>
    </w:rPr>
  </w:style>
  <w:style w:type="paragraph" w:customStyle="1" w:styleId="JRExpression2">
    <w:name w:val="JRExpression2"/>
    <w:basedOn w:val="Normal"/>
    <w:qFormat/>
    <w:rsid w:val="008809A0"/>
    <w:rPr>
      <w:rFonts w:ascii="Courier New" w:hAnsi="Courier New" w:cs="Courier New"/>
    </w:rPr>
  </w:style>
  <w:style w:type="character" w:customStyle="1" w:styleId="JRObjectChar2">
    <w:name w:val="JRObject Char2"/>
    <w:basedOn w:val="Fuentedeprrafopredeter"/>
    <w:rsid w:val="008809A0"/>
    <w:rPr>
      <w:rFonts w:ascii="Courier New" w:eastAsia="Times New Roman" w:hAnsi="Courier New" w:cs="Courier New"/>
      <w:smallCaps/>
    </w:rPr>
  </w:style>
  <w:style w:type="paragraph" w:customStyle="1" w:styleId="JRProperties2">
    <w:name w:val="JRProperties2"/>
    <w:basedOn w:val="Normal"/>
    <w:qFormat/>
    <w:rsid w:val="008809A0"/>
    <w:rPr>
      <w:i/>
    </w:rPr>
  </w:style>
  <w:style w:type="character" w:customStyle="1" w:styleId="JRExpressionChar2">
    <w:name w:val="JRExpression Char2"/>
    <w:basedOn w:val="Fuentedeprrafopredeter"/>
    <w:rsid w:val="008809A0"/>
    <w:rPr>
      <w:rFonts w:ascii="Courier New" w:eastAsia="Times New Roman" w:hAnsi="Courier New" w:cs="Courier New"/>
    </w:rPr>
  </w:style>
  <w:style w:type="paragraph" w:customStyle="1" w:styleId="JROurNames2">
    <w:name w:val="JROurNames2"/>
    <w:basedOn w:val="Normal"/>
    <w:qFormat/>
    <w:rsid w:val="008809A0"/>
    <w:rPr>
      <w:b/>
    </w:rPr>
  </w:style>
  <w:style w:type="character" w:customStyle="1" w:styleId="JRPropertiesChar2">
    <w:name w:val="JRProperties Char2"/>
    <w:basedOn w:val="Fuentedeprrafopredeter"/>
    <w:rsid w:val="008809A0"/>
    <w:rPr>
      <w:rFonts w:ascii="Times New Roman" w:eastAsia="Times New Roman" w:hAnsi="Times New Roman" w:cs="Times New Roman"/>
      <w:i/>
    </w:rPr>
  </w:style>
  <w:style w:type="paragraph" w:customStyle="1" w:styleId="Part1">
    <w:name w:val="Part1"/>
    <w:basedOn w:val="Normal"/>
    <w:rsid w:val="008809A0"/>
    <w:pPr>
      <w:tabs>
        <w:tab w:val="num" w:pos="720"/>
      </w:tabs>
      <w:spacing w:after="240" w:afterAutospacing="0"/>
      <w:ind w:left="720" w:hanging="360"/>
    </w:pPr>
    <w:rPr>
      <w:sz w:val="28"/>
      <w:szCs w:val="28"/>
    </w:rPr>
  </w:style>
  <w:style w:type="character" w:customStyle="1" w:styleId="JROurNamesChar2">
    <w:name w:val="JROurNames Char2"/>
    <w:basedOn w:val="Fuentedeprrafopredeter"/>
    <w:rsid w:val="008809A0"/>
    <w:rPr>
      <w:rFonts w:ascii="Times New Roman" w:eastAsia="Times New Roman" w:hAnsi="Times New Roman" w:cs="Times New Roman"/>
      <w:b/>
    </w:rPr>
  </w:style>
  <w:style w:type="paragraph" w:customStyle="1" w:styleId="Step1">
    <w:name w:val="Step1"/>
    <w:basedOn w:val="Normal"/>
    <w:next w:val="Normal"/>
    <w:rsid w:val="008809A0"/>
    <w:pPr>
      <w:tabs>
        <w:tab w:val="num" w:pos="360"/>
      </w:tabs>
      <w:spacing w:before="120" w:after="240" w:afterAutospacing="0"/>
      <w:ind w:left="360" w:hanging="360"/>
    </w:pPr>
    <w:rPr>
      <w:sz w:val="36"/>
      <w:szCs w:val="24"/>
    </w:rPr>
  </w:style>
  <w:style w:type="character" w:customStyle="1" w:styleId="JRStepPartChar2">
    <w:name w:val="JRStepPart Char2"/>
    <w:basedOn w:val="Fuentedeprrafopredeter"/>
    <w:rsid w:val="008809A0"/>
    <w:rPr>
      <w:rFonts w:ascii="Times New Roman" w:eastAsia="Times New Roman" w:hAnsi="Times New Roman" w:cs="Times New Roman"/>
      <w:szCs w:val="28"/>
    </w:rPr>
  </w:style>
  <w:style w:type="character" w:customStyle="1" w:styleId="JROurObjectChar1">
    <w:name w:val="JROurObject Char1"/>
    <w:basedOn w:val="JRStepPartChar"/>
    <w:rsid w:val="008809A0"/>
    <w:rPr>
      <w:rFonts w:ascii="Courier New" w:eastAsia="Times New Roman" w:hAnsi="Courier New" w:cs="Times New Roman"/>
      <w:b/>
      <w:smallCaps/>
      <w:szCs w:val="28"/>
    </w:rPr>
  </w:style>
  <w:style w:type="numbering" w:customStyle="1" w:styleId="Style21">
    <w:name w:val="Style21"/>
    <w:uiPriority w:val="99"/>
    <w:rsid w:val="008809A0"/>
  </w:style>
  <w:style w:type="numbering" w:customStyle="1" w:styleId="Style31">
    <w:name w:val="Style31"/>
    <w:uiPriority w:val="99"/>
    <w:rsid w:val="008809A0"/>
  </w:style>
  <w:style w:type="paragraph" w:customStyle="1" w:styleId="JROurProperties1">
    <w:name w:val="JROurProperties1"/>
    <w:basedOn w:val="JRStepPart"/>
    <w:qFormat/>
    <w:rsid w:val="008809A0"/>
    <w:pPr>
      <w:numPr>
        <w:ilvl w:val="0"/>
        <w:numId w:val="0"/>
      </w:numPr>
      <w:ind w:left="360"/>
    </w:pPr>
    <w:rPr>
      <w:b/>
      <w:i/>
    </w:rPr>
  </w:style>
  <w:style w:type="character" w:customStyle="1" w:styleId="JROurPropertiesChar1">
    <w:name w:val="JROurProperties Char1"/>
    <w:basedOn w:val="JRStepPartChar"/>
    <w:rsid w:val="008809A0"/>
    <w:rPr>
      <w:rFonts w:ascii="Times New Roman" w:eastAsia="Times New Roman" w:hAnsi="Times New Roman" w:cs="Times New Roman"/>
      <w:b/>
      <w:i/>
      <w:szCs w:val="28"/>
    </w:rPr>
  </w:style>
  <w:style w:type="paragraph" w:customStyle="1" w:styleId="Question1">
    <w:name w:val="Question1"/>
    <w:basedOn w:val="Normal"/>
    <w:rsid w:val="008809A0"/>
    <w:pPr>
      <w:tabs>
        <w:tab w:val="num" w:pos="0"/>
      </w:tabs>
      <w:spacing w:after="240" w:afterAutospacing="0"/>
      <w:ind w:left="1710" w:hanging="1710"/>
    </w:pPr>
    <w:rPr>
      <w:sz w:val="28"/>
      <w:szCs w:val="24"/>
    </w:rPr>
  </w:style>
  <w:style w:type="table" w:customStyle="1" w:styleId="LightList-Accent111">
    <w:name w:val="Light List - Accent 111"/>
    <w:basedOn w:val="Tablanormal"/>
    <w:uiPriority w:val="61"/>
    <w:rsid w:val="008809A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LabTitle1">
    <w:name w:val="LabTitle1"/>
    <w:basedOn w:val="Normal"/>
    <w:rsid w:val="008809A0"/>
    <w:pPr>
      <w:spacing w:after="120" w:afterAutospacing="0"/>
      <w:jc w:val="center"/>
    </w:pPr>
    <w:rPr>
      <w:b/>
      <w:bCs/>
      <w:sz w:val="40"/>
      <w:szCs w:val="20"/>
    </w:rPr>
  </w:style>
  <w:style w:type="paragraph" w:customStyle="1" w:styleId="JRFigure2">
    <w:name w:val="JRFigure2"/>
    <w:basedOn w:val="Normal"/>
    <w:qFormat/>
    <w:rsid w:val="008809A0"/>
    <w:pPr>
      <w:keepNext/>
      <w:spacing w:after="120" w:afterAutospacing="0"/>
      <w:jc w:val="center"/>
    </w:pPr>
  </w:style>
  <w:style w:type="character" w:customStyle="1" w:styleId="JRFigureChar2">
    <w:name w:val="JRFigure Char2"/>
    <w:basedOn w:val="Fuentedeprrafopredeter"/>
    <w:rsid w:val="008809A0"/>
    <w:rPr>
      <w:rFonts w:ascii="Times New Roman" w:eastAsia="Times New Roman" w:hAnsi="Times New Roman" w:cs="Times New Roman"/>
    </w:rPr>
  </w:style>
  <w:style w:type="paragraph" w:customStyle="1" w:styleId="JRList2">
    <w:name w:val="JRList2"/>
    <w:basedOn w:val="Prrafodelista"/>
    <w:qFormat/>
    <w:rsid w:val="008809A0"/>
    <w:pPr>
      <w:numPr>
        <w:numId w:val="0"/>
      </w:numPr>
      <w:spacing w:after="0"/>
      <w:ind w:left="720" w:hanging="360"/>
    </w:pPr>
  </w:style>
  <w:style w:type="character" w:customStyle="1" w:styleId="JRListChar2">
    <w:name w:val="JRList Char2"/>
    <w:basedOn w:val="Fuentedeprrafopredeter"/>
    <w:rsid w:val="008809A0"/>
    <w:rPr>
      <w:rFonts w:ascii="Times New Roman" w:eastAsia="Times New Roman" w:hAnsi="Times New Roman" w:cs="Times New Roman"/>
      <w:szCs w:val="28"/>
    </w:rPr>
  </w:style>
  <w:style w:type="character" w:customStyle="1" w:styleId="ListParagraphChar1">
    <w:name w:val="List Paragraph Char1"/>
    <w:basedOn w:val="Fuentedeprrafopredeter"/>
    <w:uiPriority w:val="34"/>
    <w:rsid w:val="008809A0"/>
    <w:rPr>
      <w:rFonts w:ascii="Times New Roman" w:eastAsia="Times New Roman" w:hAnsi="Times New Roman" w:cs="Times New Roman"/>
      <w:szCs w:val="28"/>
    </w:rPr>
  </w:style>
  <w:style w:type="table" w:customStyle="1" w:styleId="TableGrid11">
    <w:name w:val="Table Grid11"/>
    <w:basedOn w:val="Tablanormal"/>
    <w:next w:val="Tablaconcuadrcula"/>
    <w:rsid w:val="008809A0"/>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anormal"/>
    <w:next w:val="Sombreadomedio1-nfasis1"/>
    <w:uiPriority w:val="63"/>
    <w:rsid w:val="008809A0"/>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JRStepPartOne1">
    <w:name w:val="JRStepPartOne1"/>
    <w:basedOn w:val="JRStepPart"/>
    <w:qFormat/>
    <w:rsid w:val="008809A0"/>
    <w:pPr>
      <w:numPr>
        <w:ilvl w:val="0"/>
        <w:numId w:val="0"/>
      </w:numPr>
      <w:ind w:left="360"/>
    </w:pPr>
  </w:style>
  <w:style w:type="paragraph" w:customStyle="1" w:styleId="JRListLastOne2">
    <w:name w:val="JRListLastOne2"/>
    <w:basedOn w:val="JRList"/>
    <w:qFormat/>
    <w:rsid w:val="008809A0"/>
    <w:pPr>
      <w:numPr>
        <w:numId w:val="0"/>
      </w:numPr>
      <w:spacing w:after="240"/>
      <w:ind w:left="450"/>
    </w:pPr>
  </w:style>
  <w:style w:type="character" w:customStyle="1" w:styleId="JRStepPartOneChar1">
    <w:name w:val="JRStepPartOne Char1"/>
    <w:basedOn w:val="JRStepPartChar"/>
    <w:rsid w:val="008809A0"/>
    <w:rPr>
      <w:rFonts w:ascii="Times New Roman" w:eastAsia="Times New Roman" w:hAnsi="Times New Roman" w:cs="Times New Roman"/>
      <w:szCs w:val="28"/>
    </w:rPr>
  </w:style>
  <w:style w:type="paragraph" w:customStyle="1" w:styleId="JRPRocessSteps10">
    <w:name w:val="JRPRocessSteps1"/>
    <w:basedOn w:val="ParagraphX"/>
    <w:qFormat/>
    <w:rsid w:val="008809A0"/>
    <w:pPr>
      <w:tabs>
        <w:tab w:val="clear" w:pos="1008"/>
      </w:tabs>
      <w:ind w:left="720" w:firstLine="0"/>
    </w:pPr>
    <w:rPr>
      <w:rFonts w:ascii="Courier New" w:hAnsi="Courier New" w:cs="Courier New"/>
      <w:i/>
    </w:rPr>
  </w:style>
  <w:style w:type="character" w:customStyle="1" w:styleId="JRListLastOneChar2">
    <w:name w:val="JRListLastOne Char2"/>
    <w:basedOn w:val="JRListChar"/>
    <w:rsid w:val="008809A0"/>
    <w:rPr>
      <w:rFonts w:ascii="Times New Roman" w:eastAsia="Times New Roman" w:hAnsi="Times New Roman" w:cs="Times New Roman"/>
      <w:szCs w:val="28"/>
    </w:rPr>
  </w:style>
  <w:style w:type="character" w:customStyle="1" w:styleId="ParagraphXChar2">
    <w:name w:val="Paragraph (X) Char2"/>
    <w:basedOn w:val="Fuentedeprrafopredeter"/>
    <w:rsid w:val="008809A0"/>
    <w:rPr>
      <w:rFonts w:ascii="Times New Roman" w:eastAsia="Times New Roman" w:hAnsi="Times New Roman" w:cs="Times New Roman"/>
      <w:kern w:val="22"/>
    </w:rPr>
  </w:style>
  <w:style w:type="character" w:customStyle="1" w:styleId="JRPRocessStepsChar1">
    <w:name w:val="JRPRocessSteps Char1"/>
    <w:basedOn w:val="ParagraphXChar"/>
    <w:rsid w:val="008809A0"/>
    <w:rPr>
      <w:rFonts w:ascii="Courier New" w:eastAsia="Times New Roman" w:hAnsi="Courier New" w:cs="Courier New"/>
      <w:i/>
      <w:kern w:val="22"/>
    </w:rPr>
  </w:style>
  <w:style w:type="paragraph" w:customStyle="1" w:styleId="JRProcessSteps2">
    <w:name w:val="JRProcessSteps2"/>
    <w:basedOn w:val="Part"/>
    <w:qFormat/>
    <w:rsid w:val="008809A0"/>
    <w:pPr>
      <w:tabs>
        <w:tab w:val="clear" w:pos="720"/>
        <w:tab w:val="num" w:pos="1080"/>
      </w:tabs>
      <w:ind w:left="1080"/>
    </w:pPr>
    <w:rPr>
      <w:i/>
    </w:rPr>
  </w:style>
  <w:style w:type="character" w:customStyle="1" w:styleId="PartChar1">
    <w:name w:val="Part Char1"/>
    <w:basedOn w:val="Fuentedeprrafopredeter"/>
    <w:rsid w:val="008809A0"/>
    <w:rPr>
      <w:rFonts w:ascii="Times New Roman" w:eastAsia="Times New Roman" w:hAnsi="Times New Roman" w:cs="Times New Roman"/>
      <w:sz w:val="28"/>
      <w:szCs w:val="28"/>
    </w:rPr>
  </w:style>
  <w:style w:type="character" w:customStyle="1" w:styleId="JRProcessStepsChar10">
    <w:name w:val="JRProcessSteps Char1"/>
    <w:basedOn w:val="PartChar"/>
    <w:rsid w:val="008809A0"/>
    <w:rPr>
      <w:rFonts w:ascii="Times New Roman" w:eastAsia="Times New Roman" w:hAnsi="Times New Roman" w:cs="Times New Roman"/>
      <w:i/>
      <w:sz w:val="28"/>
      <w:szCs w:val="28"/>
    </w:rPr>
  </w:style>
  <w:style w:type="character" w:customStyle="1" w:styleId="CommentSubjectChar1">
    <w:name w:val="Comment Subject Char1"/>
    <w:basedOn w:val="TextocomentarioCar"/>
    <w:uiPriority w:val="99"/>
    <w:semiHidden/>
    <w:rsid w:val="008809A0"/>
    <w:rPr>
      <w:rFonts w:ascii="Times New Roman" w:eastAsia="Times New Roman" w:hAnsi="Times New Roman" w:cs="Times New Roman"/>
      <w:b/>
      <w:bCs/>
      <w:sz w:val="20"/>
      <w:szCs w:val="20"/>
    </w:rPr>
  </w:style>
  <w:style w:type="character" w:customStyle="1" w:styleId="NoSpacingChar1">
    <w:name w:val="No Spacing Char1"/>
    <w:basedOn w:val="Fuentedeprrafopredeter"/>
    <w:uiPriority w:val="1"/>
    <w:rsid w:val="008809A0"/>
    <w:rPr>
      <w:rFonts w:eastAsiaTheme="minorEastAsia"/>
      <w:lang w:eastAsia="ja-JP"/>
    </w:rPr>
  </w:style>
  <w:style w:type="character" w:customStyle="1" w:styleId="DocumentMapChar1">
    <w:name w:val="Document Map Char1"/>
    <w:basedOn w:val="Fuentedeprrafopredeter"/>
    <w:uiPriority w:val="99"/>
    <w:semiHidden/>
    <w:rsid w:val="008809A0"/>
    <w:rPr>
      <w:rFonts w:ascii="Tahoma" w:eastAsia="Times New Roman" w:hAnsi="Tahoma" w:cs="Tahoma"/>
      <w:sz w:val="16"/>
      <w:szCs w:val="16"/>
    </w:rPr>
  </w:style>
  <w:style w:type="numbering" w:customStyle="1" w:styleId="Style111">
    <w:name w:val="Style111"/>
    <w:next w:val="Style1"/>
    <w:uiPriority w:val="99"/>
    <w:rsid w:val="008809A0"/>
  </w:style>
  <w:style w:type="character" w:customStyle="1" w:styleId="StepRealChar1">
    <w:name w:val="Step Real Char1"/>
    <w:basedOn w:val="Fuentedeprrafopredeter"/>
    <w:rsid w:val="008809A0"/>
    <w:rPr>
      <w:rFonts w:ascii="Times New Roman" w:eastAsia="Times New Roman" w:hAnsi="Times New Roman" w:cs="Times New Roman"/>
      <w:sz w:val="28"/>
      <w:szCs w:val="28"/>
    </w:rPr>
  </w:style>
  <w:style w:type="character" w:customStyle="1" w:styleId="Heading7Char71">
    <w:name w:val="Heading 7 Char71"/>
    <w:basedOn w:val="Fuentedeprrafopredeter"/>
    <w:rsid w:val="008809A0"/>
    <w:rPr>
      <w:rFonts w:ascii="Times New Roman" w:eastAsiaTheme="majorEastAsia" w:hAnsi="Times New Roman" w:cstheme="majorBidi"/>
      <w:iCs/>
      <w:sz w:val="40"/>
    </w:rPr>
  </w:style>
  <w:style w:type="paragraph" w:customStyle="1" w:styleId="JRQuestionStart">
    <w:name w:val="JRQuestionStart"/>
    <w:basedOn w:val="Normal"/>
    <w:qFormat/>
    <w:rsid w:val="008809A0"/>
    <w:pPr>
      <w:numPr>
        <w:numId w:val="2"/>
      </w:numPr>
      <w:tabs>
        <w:tab w:val="clear" w:pos="2250"/>
        <w:tab w:val="num" w:pos="0"/>
      </w:tabs>
      <w:spacing w:after="240" w:afterAutospacing="0"/>
      <w:ind w:left="0" w:firstLine="0"/>
    </w:pPr>
  </w:style>
  <w:style w:type="paragraph" w:customStyle="1" w:styleId="JRProcessStepsWrongOne">
    <w:name w:val="JRProcessStepsWrongOne"/>
    <w:basedOn w:val="Part"/>
    <w:link w:val="JRProcessStepsWrongOneChar"/>
    <w:qFormat/>
    <w:rsid w:val="00384435"/>
    <w:pPr>
      <w:tabs>
        <w:tab w:val="clear" w:pos="720"/>
      </w:tabs>
      <w:ind w:left="450" w:firstLine="0"/>
    </w:pPr>
    <w:rPr>
      <w:i/>
    </w:rPr>
  </w:style>
  <w:style w:type="character" w:customStyle="1" w:styleId="JRProcessStepsWrongOneChar">
    <w:name w:val="JRProcessStepsWrongOne Char"/>
    <w:basedOn w:val="PartChar"/>
    <w:link w:val="JRProcessStepsWrongOne"/>
    <w:rsid w:val="00384435"/>
    <w:rPr>
      <w:rFonts w:ascii="Times New Roman" w:eastAsia="Times New Roman" w:hAnsi="Times New Roman" w:cs="Times New Roman"/>
      <w:i/>
      <w:sz w:val="28"/>
      <w:szCs w:val="28"/>
    </w:rPr>
  </w:style>
  <w:style w:type="character" w:customStyle="1" w:styleId="JRFootnoteObject">
    <w:name w:val="JRFootnoteObject"/>
    <w:basedOn w:val="Fuentedeprrafopredeter"/>
    <w:rsid w:val="009060A4"/>
    <w:rPr>
      <w:rFonts w:ascii="Courier New" w:eastAsia="Times New Roman" w:hAnsi="Courier New" w:cs="Courier New"/>
      <w:smallCaps/>
      <w:sz w:val="18"/>
    </w:rPr>
  </w:style>
  <w:style w:type="character" w:customStyle="1" w:styleId="JRFootnoteExpression">
    <w:name w:val="JRFootnoteExpression"/>
    <w:basedOn w:val="Fuentedeprrafopredeter"/>
    <w:rsid w:val="009060A4"/>
    <w:rPr>
      <w:rFonts w:ascii="Courier New" w:eastAsia="Times New Roman" w:hAnsi="Courier New" w:cs="Courier New"/>
      <w:sz w:val="18"/>
    </w:rPr>
  </w:style>
  <w:style w:type="character" w:customStyle="1" w:styleId="JRFootnoteProperties">
    <w:name w:val="JRFootnoteProperties"/>
    <w:basedOn w:val="Fuentedeprrafopredeter"/>
    <w:rsid w:val="009060A4"/>
    <w:rPr>
      <w:rFonts w:ascii="Times New Roman" w:eastAsia="Times New Roman" w:hAnsi="Times New Roman" w:cs="Times New Roman"/>
      <w:i/>
    </w:rPr>
  </w:style>
  <w:style w:type="character" w:customStyle="1" w:styleId="JRFootnoteOurNames">
    <w:name w:val="JRFootnoteOurNames"/>
    <w:basedOn w:val="JROurNamesChar"/>
    <w:rsid w:val="009060A4"/>
    <w:rPr>
      <w:rFonts w:ascii="Times New Roman" w:eastAsia="Times New Roman" w:hAnsi="Times New Roman" w:cs="Times New Roman"/>
      <w:b/>
      <w:sz w:val="18"/>
      <w:szCs w:val="18"/>
    </w:rPr>
  </w:style>
  <w:style w:type="character" w:customStyle="1" w:styleId="JRFootnoteProcessSteps">
    <w:name w:val="JRFootnoteProcessSteps"/>
    <w:basedOn w:val="PartChar"/>
    <w:rsid w:val="009060A4"/>
    <w:rPr>
      <w:rFonts w:ascii="Times New Roman" w:eastAsia="Times New Roman" w:hAnsi="Times New Roman" w:cs="Times New Roman"/>
      <w:i/>
      <w:sz w:val="18"/>
      <w:szCs w:val="28"/>
    </w:rPr>
  </w:style>
  <w:style w:type="numbering" w:styleId="111111">
    <w:name w:val="Outline List 2"/>
    <w:basedOn w:val="Sinlista"/>
    <w:uiPriority w:val="99"/>
    <w:semiHidden/>
    <w:unhideWhenUsed/>
    <w:rsid w:val="009060A4"/>
    <w:pPr>
      <w:numPr>
        <w:numId w:val="55"/>
      </w:numPr>
    </w:pPr>
  </w:style>
  <w:style w:type="character" w:customStyle="1" w:styleId="JROurNamesFootnote">
    <w:name w:val="JROurNamesFootnote"/>
    <w:basedOn w:val="JROurNamesChar"/>
    <w:rsid w:val="009060A4"/>
    <w:rPr>
      <w:rFonts w:ascii="Times New Roman" w:eastAsia="Times New Roman" w:hAnsi="Times New Roman" w:cs="Times New Roman"/>
      <w:b/>
      <w:sz w:val="18"/>
      <w:szCs w:val="18"/>
    </w:rPr>
  </w:style>
  <w:style w:type="table" w:styleId="Sombreadomedio1-nfasis1">
    <w:name w:val="Medium Shading 1 Accent 1"/>
    <w:basedOn w:val="Tablanormal"/>
    <w:uiPriority w:val="63"/>
    <w:rsid w:val="008809A0"/>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8809A0"/>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12">
    <w:name w:val="Medium Shading 1 - Accent 112"/>
    <w:basedOn w:val="Tablanormal"/>
    <w:next w:val="MediumShading1-Accent113"/>
    <w:uiPriority w:val="63"/>
    <w:rsid w:val="00A50D4D"/>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Cuadrculamedia2-nfasis3">
    <w:name w:val="Medium Grid 2 Accent 3"/>
    <w:basedOn w:val="Tablanormal"/>
    <w:uiPriority w:val="68"/>
    <w:rsid w:val="00A50D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Sombreadomedio1">
    <w:name w:val="Medium Shading 1"/>
    <w:basedOn w:val="Tablanormal"/>
    <w:uiPriority w:val="63"/>
    <w:rsid w:val="00A50D4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Cuadrculaclara">
    <w:name w:val="Light Grid"/>
    <w:basedOn w:val="Tablanormal"/>
    <w:uiPriority w:val="62"/>
    <w:rsid w:val="00A50D4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clara">
    <w:name w:val="Light List"/>
    <w:basedOn w:val="Tablanormal"/>
    <w:uiPriority w:val="61"/>
    <w:rsid w:val="00A50D4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aconcuadrcula4-nfasis1">
    <w:name w:val="Grid Table 4 Accent 1"/>
    <w:basedOn w:val="Tablanormal"/>
    <w:uiPriority w:val="49"/>
    <w:rsid w:val="00A50D4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apple-converted-space">
    <w:name w:val="apple-converted-space"/>
    <w:basedOn w:val="Fuentedeprrafopredeter"/>
    <w:rsid w:val="00A50D4D"/>
  </w:style>
  <w:style w:type="character" w:customStyle="1" w:styleId="apple-style-span">
    <w:name w:val="apple-style-span"/>
    <w:basedOn w:val="Fuentedeprrafopredeter"/>
    <w:rsid w:val="00A50D4D"/>
  </w:style>
  <w:style w:type="paragraph" w:styleId="Revisin">
    <w:name w:val="Revision"/>
    <w:hidden/>
    <w:uiPriority w:val="99"/>
    <w:semiHidden/>
    <w:rsid w:val="00A50D4D"/>
    <w:pPr>
      <w:spacing w:after="0" w:line="240" w:lineRule="auto"/>
    </w:pPr>
    <w:rPr>
      <w:rFonts w:ascii="Times New Roman" w:eastAsia="Times New Roman" w:hAnsi="Times New Roman" w:cs="Times New Roman"/>
    </w:rPr>
  </w:style>
  <w:style w:type="paragraph" w:customStyle="1" w:styleId="DCAnswer">
    <w:name w:val="DCAnswer"/>
    <w:basedOn w:val="JRQuestion"/>
    <w:link w:val="DCAnswerChar"/>
    <w:qFormat/>
    <w:rsid w:val="00A50D4D"/>
    <w:pPr>
      <w:numPr>
        <w:ilvl w:val="0"/>
        <w:numId w:val="0"/>
      </w:numPr>
      <w:tabs>
        <w:tab w:val="num" w:pos="990"/>
        <w:tab w:val="num" w:pos="1440"/>
      </w:tabs>
      <w:ind w:left="720" w:hanging="360"/>
    </w:pPr>
    <w:rPr>
      <w:b/>
      <w:color w:val="FF0000"/>
      <w:u w:val="single"/>
    </w:rPr>
  </w:style>
  <w:style w:type="character" w:customStyle="1" w:styleId="JRQuestionChar">
    <w:name w:val="JRQuestion Char"/>
    <w:basedOn w:val="Fuentedeprrafopredeter"/>
    <w:link w:val="JRQuestion"/>
    <w:rsid w:val="00A50D4D"/>
    <w:rPr>
      <w:rFonts w:ascii="Times New Roman" w:eastAsia="Times New Roman" w:hAnsi="Times New Roman" w:cs="Times New Roman"/>
    </w:rPr>
  </w:style>
  <w:style w:type="character" w:customStyle="1" w:styleId="DCAnswerChar">
    <w:name w:val="DCAnswer Char"/>
    <w:basedOn w:val="JRQuestionChar"/>
    <w:link w:val="DCAnswer"/>
    <w:rsid w:val="00A50D4D"/>
    <w:rPr>
      <w:rFonts w:ascii="Times New Roman" w:eastAsia="Times New Roman" w:hAnsi="Times New Roman" w:cs="Times New Roman"/>
      <w:b/>
      <w:color w:val="FF000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636586">
      <w:bodyDiv w:val="1"/>
      <w:marLeft w:val="0"/>
      <w:marRight w:val="0"/>
      <w:marTop w:val="0"/>
      <w:marBottom w:val="0"/>
      <w:divBdr>
        <w:top w:val="none" w:sz="0" w:space="0" w:color="auto"/>
        <w:left w:val="none" w:sz="0" w:space="0" w:color="auto"/>
        <w:bottom w:val="none" w:sz="0" w:space="0" w:color="auto"/>
        <w:right w:val="none" w:sz="0" w:space="0" w:color="auto"/>
      </w:divBdr>
    </w:div>
    <w:div w:id="655762992">
      <w:bodyDiv w:val="1"/>
      <w:marLeft w:val="0"/>
      <w:marRight w:val="0"/>
      <w:marTop w:val="0"/>
      <w:marBottom w:val="0"/>
      <w:divBdr>
        <w:top w:val="none" w:sz="0" w:space="0" w:color="auto"/>
        <w:left w:val="none" w:sz="0" w:space="0" w:color="auto"/>
        <w:bottom w:val="none" w:sz="0" w:space="0" w:color="auto"/>
        <w:right w:val="none" w:sz="0" w:space="0" w:color="auto"/>
      </w:divBdr>
    </w:div>
    <w:div w:id="1481459261">
      <w:bodyDiv w:val="1"/>
      <w:marLeft w:val="0"/>
      <w:marRight w:val="0"/>
      <w:marTop w:val="0"/>
      <w:marBottom w:val="0"/>
      <w:divBdr>
        <w:top w:val="none" w:sz="0" w:space="0" w:color="auto"/>
        <w:left w:val="none" w:sz="0" w:space="0" w:color="auto"/>
        <w:bottom w:val="none" w:sz="0" w:space="0" w:color="auto"/>
        <w:right w:val="none" w:sz="0" w:space="0" w:color="auto"/>
      </w:divBdr>
    </w:div>
    <w:div w:id="1668289899">
      <w:bodyDiv w:val="1"/>
      <w:marLeft w:val="0"/>
      <w:marRight w:val="0"/>
      <w:marTop w:val="0"/>
      <w:marBottom w:val="0"/>
      <w:divBdr>
        <w:top w:val="none" w:sz="0" w:space="0" w:color="auto"/>
        <w:left w:val="none" w:sz="0" w:space="0" w:color="auto"/>
        <w:bottom w:val="none" w:sz="0" w:space="0" w:color="auto"/>
        <w:right w:val="none" w:sz="0" w:space="0" w:color="auto"/>
      </w:divBdr>
    </w:div>
    <w:div w:id="1968001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oleObject" Target="embeddings/Microsoft_Visio_2003-2010_Drawing.vsd"/><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MyStuff\Dropbox\Dropbox\SimioBook\Book\JoinesRobertsWorkbooked3v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B6AD29-B199-46F5-B4EB-91B21BD4E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JoinesRobertsWorkbooked3v4</Template>
  <TotalTime>0</TotalTime>
  <Pages>13</Pages>
  <Words>3976</Words>
  <Characters>21872</Characters>
  <Application>Microsoft Office Word</Application>
  <DocSecurity>0</DocSecurity>
  <Lines>182</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Jeff A Joines</dc:creator>
  <cp:keywords/>
  <dc:description/>
  <cp:lastModifiedBy>Marcelo Gallegos</cp:lastModifiedBy>
  <cp:revision>2</cp:revision>
  <cp:lastPrinted>2016-09-26T18:25:00Z</cp:lastPrinted>
  <dcterms:created xsi:type="dcterms:W3CDTF">2019-11-22T06:06:00Z</dcterms:created>
  <dcterms:modified xsi:type="dcterms:W3CDTF">2019-11-22T06:06:00Z</dcterms:modified>
</cp:coreProperties>
</file>